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36FCFB" w14:textId="77777777" w:rsidR="00FF3239" w:rsidRPr="00197C28" w:rsidRDefault="00FF3239" w:rsidP="00DE01F5">
      <w:pPr>
        <w:jc w:val="center"/>
        <w:rPr>
          <w:ins w:id="4" w:author="Sudheer Gaddam" w:date="2019-08-03T13:52:00Z"/>
          <w:rFonts w:ascii="Times New Roman" w:hAnsi="Times New Roman" w:cs="Times New Roman"/>
          <w:b/>
          <w:sz w:val="36"/>
          <w:szCs w:val="36"/>
          <w:rPrChange w:id="5" w:author="Sudheer Gaddam" w:date="2019-08-03T13:54:00Z">
            <w:rPr>
              <w:ins w:id="6" w:author="Sudheer Gaddam" w:date="2019-08-03T13:52:00Z"/>
              <w:b/>
              <w:sz w:val="36"/>
              <w:szCs w:val="36"/>
            </w:rPr>
          </w:rPrChange>
        </w:rPr>
      </w:pPr>
    </w:p>
    <w:p w14:paraId="60F9D90F" w14:textId="42450DF4" w:rsidR="00FF3239" w:rsidRPr="00197C28" w:rsidRDefault="00FF3239" w:rsidP="00DE01F5">
      <w:pPr>
        <w:jc w:val="center"/>
        <w:rPr>
          <w:ins w:id="7" w:author="Sudheer Gaddam" w:date="2019-08-03T13:53:00Z"/>
          <w:rFonts w:ascii="Times New Roman" w:hAnsi="Times New Roman" w:cs="Times New Roman"/>
          <w:b/>
          <w:sz w:val="72"/>
          <w:szCs w:val="36"/>
          <w:rPrChange w:id="8" w:author="Sudheer Gaddam" w:date="2019-08-03T13:54:00Z">
            <w:rPr>
              <w:ins w:id="9" w:author="Sudheer Gaddam" w:date="2019-08-03T13:53:00Z"/>
              <w:b/>
              <w:sz w:val="36"/>
              <w:szCs w:val="36"/>
            </w:rPr>
          </w:rPrChange>
        </w:rPr>
      </w:pPr>
      <w:proofErr w:type="spellStart"/>
      <w:ins w:id="10" w:author="Sudheer Gaddam" w:date="2019-08-03T13:53:00Z">
        <w:r w:rsidRPr="00197C28">
          <w:rPr>
            <w:rFonts w:ascii="Times New Roman" w:hAnsi="Times New Roman" w:cs="Times New Roman"/>
            <w:b/>
            <w:sz w:val="72"/>
            <w:szCs w:val="36"/>
            <w:rPrChange w:id="11" w:author="Sudheer Gaddam" w:date="2019-08-03T13:54:00Z">
              <w:rPr>
                <w:b/>
                <w:sz w:val="36"/>
                <w:szCs w:val="36"/>
              </w:rPr>
            </w:rPrChange>
          </w:rPr>
          <w:t>MyTomorrow</w:t>
        </w:r>
        <w:proofErr w:type="spellEnd"/>
        <w:r w:rsidRPr="00197C28">
          <w:rPr>
            <w:rFonts w:ascii="Times New Roman" w:hAnsi="Times New Roman" w:cs="Times New Roman"/>
            <w:b/>
            <w:sz w:val="72"/>
            <w:szCs w:val="36"/>
            <w:rPrChange w:id="12" w:author="Sudheer Gaddam" w:date="2019-08-03T13:54:00Z">
              <w:rPr>
                <w:b/>
                <w:sz w:val="36"/>
                <w:szCs w:val="36"/>
              </w:rPr>
            </w:rPrChange>
          </w:rPr>
          <w:t xml:space="preserve"> App</w:t>
        </w:r>
      </w:ins>
    </w:p>
    <w:p w14:paraId="72F087B4" w14:textId="77777777" w:rsidR="00FF3239" w:rsidRPr="00197C28" w:rsidRDefault="00FF3239" w:rsidP="00DE01F5">
      <w:pPr>
        <w:jc w:val="center"/>
        <w:rPr>
          <w:ins w:id="13" w:author="Sudheer Gaddam" w:date="2019-08-03T13:53:00Z"/>
          <w:rFonts w:ascii="Times New Roman" w:hAnsi="Times New Roman" w:cs="Times New Roman"/>
          <w:b/>
          <w:sz w:val="72"/>
          <w:szCs w:val="36"/>
          <w:rPrChange w:id="14" w:author="Sudheer Gaddam" w:date="2019-08-03T13:54:00Z">
            <w:rPr>
              <w:ins w:id="15" w:author="Sudheer Gaddam" w:date="2019-08-03T13:53:00Z"/>
              <w:b/>
              <w:sz w:val="36"/>
              <w:szCs w:val="36"/>
            </w:rPr>
          </w:rPrChange>
        </w:rPr>
      </w:pPr>
    </w:p>
    <w:p w14:paraId="3145150B" w14:textId="07B31674" w:rsidR="00FF3239" w:rsidRPr="00197C28" w:rsidRDefault="00FF3239" w:rsidP="00DE01F5">
      <w:pPr>
        <w:jc w:val="center"/>
        <w:rPr>
          <w:ins w:id="16" w:author="Sudheer Gaddam" w:date="2019-08-03T13:53:00Z"/>
          <w:rFonts w:ascii="Times New Roman" w:hAnsi="Times New Roman" w:cs="Times New Roman"/>
          <w:b/>
          <w:sz w:val="72"/>
          <w:szCs w:val="36"/>
          <w:rPrChange w:id="17" w:author="Sudheer Gaddam" w:date="2019-08-03T13:54:00Z">
            <w:rPr>
              <w:ins w:id="18" w:author="Sudheer Gaddam" w:date="2019-08-03T13:53:00Z"/>
              <w:b/>
              <w:sz w:val="36"/>
              <w:szCs w:val="36"/>
            </w:rPr>
          </w:rPrChange>
        </w:rPr>
      </w:pPr>
      <w:ins w:id="19" w:author="Sudheer Gaddam" w:date="2019-08-03T13:53:00Z">
        <w:r w:rsidRPr="00197C28">
          <w:rPr>
            <w:rFonts w:ascii="Times New Roman" w:hAnsi="Times New Roman" w:cs="Times New Roman"/>
            <w:b/>
            <w:sz w:val="72"/>
            <w:szCs w:val="36"/>
            <w:rPrChange w:id="20" w:author="Sudheer Gaddam" w:date="2019-08-03T13:54:00Z">
              <w:rPr>
                <w:b/>
                <w:sz w:val="36"/>
                <w:szCs w:val="36"/>
              </w:rPr>
            </w:rPrChange>
          </w:rPr>
          <w:t>Cincinnati Public Schools</w:t>
        </w:r>
      </w:ins>
    </w:p>
    <w:p w14:paraId="109308DE" w14:textId="77777777" w:rsidR="00FF3239" w:rsidRDefault="00FF3239" w:rsidP="00DE01F5">
      <w:pPr>
        <w:jc w:val="center"/>
        <w:rPr>
          <w:ins w:id="21" w:author="Sudheer Gaddam" w:date="2019-08-03T13:54:00Z"/>
          <w:rFonts w:ascii="Times New Roman" w:hAnsi="Times New Roman" w:cs="Times New Roman"/>
          <w:b/>
          <w:sz w:val="72"/>
          <w:szCs w:val="36"/>
        </w:rPr>
      </w:pPr>
    </w:p>
    <w:p w14:paraId="6920601E" w14:textId="77777777" w:rsidR="00197C28" w:rsidRPr="00197C28" w:rsidRDefault="00197C28" w:rsidP="00DE01F5">
      <w:pPr>
        <w:jc w:val="center"/>
        <w:rPr>
          <w:ins w:id="22" w:author="Sudheer Gaddam" w:date="2019-08-03T13:53:00Z"/>
          <w:rFonts w:ascii="Times New Roman" w:hAnsi="Times New Roman" w:cs="Times New Roman"/>
          <w:b/>
          <w:sz w:val="72"/>
          <w:szCs w:val="36"/>
          <w:rPrChange w:id="23" w:author="Sudheer Gaddam" w:date="2019-08-03T13:54:00Z">
            <w:rPr>
              <w:ins w:id="24" w:author="Sudheer Gaddam" w:date="2019-08-03T13:53:00Z"/>
              <w:b/>
              <w:sz w:val="36"/>
              <w:szCs w:val="36"/>
            </w:rPr>
          </w:rPrChange>
        </w:rPr>
      </w:pPr>
    </w:p>
    <w:p w14:paraId="7C711CC1" w14:textId="7F43DA73" w:rsidR="00FF3239" w:rsidRPr="00197C28" w:rsidRDefault="00FF3239">
      <w:pPr>
        <w:jc w:val="center"/>
        <w:rPr>
          <w:ins w:id="25" w:author="Sudheer Gaddam" w:date="2019-08-03T13:53:00Z"/>
          <w:rFonts w:ascii="Times New Roman" w:hAnsi="Times New Roman" w:cs="Times New Roman"/>
          <w:b/>
          <w:sz w:val="72"/>
          <w:szCs w:val="36"/>
          <w:rPrChange w:id="26" w:author="Sudheer Gaddam" w:date="2019-08-03T13:54:00Z">
            <w:rPr>
              <w:ins w:id="27" w:author="Sudheer Gaddam" w:date="2019-08-03T13:53:00Z"/>
              <w:b/>
              <w:sz w:val="36"/>
              <w:szCs w:val="36"/>
            </w:rPr>
          </w:rPrChange>
        </w:rPr>
      </w:pPr>
      <w:ins w:id="28" w:author="Sudheer Gaddam" w:date="2019-08-03T13:53:00Z">
        <w:r w:rsidRPr="00197C28">
          <w:rPr>
            <w:rFonts w:ascii="Times New Roman" w:hAnsi="Times New Roman" w:cs="Times New Roman"/>
            <w:b/>
            <w:sz w:val="72"/>
            <w:szCs w:val="36"/>
            <w:rPrChange w:id="29" w:author="Sudheer Gaddam" w:date="2019-08-03T13:54:00Z">
              <w:rPr>
                <w:b/>
                <w:sz w:val="36"/>
                <w:szCs w:val="36"/>
              </w:rPr>
            </w:rPrChange>
          </w:rPr>
          <w:t>Admin Manual</w:t>
        </w:r>
      </w:ins>
    </w:p>
    <w:p w14:paraId="4C891097" w14:textId="414E466C" w:rsidR="00FF3239" w:rsidRPr="00197C28" w:rsidRDefault="00FF3239" w:rsidP="00DE01F5">
      <w:pPr>
        <w:jc w:val="center"/>
        <w:rPr>
          <w:ins w:id="30" w:author="Sudheer Gaddam" w:date="2019-08-03T13:52:00Z"/>
          <w:rFonts w:ascii="Times New Roman" w:hAnsi="Times New Roman" w:cs="Times New Roman"/>
          <w:b/>
          <w:sz w:val="36"/>
          <w:szCs w:val="36"/>
          <w:rPrChange w:id="31" w:author="Sudheer Gaddam" w:date="2019-08-03T13:54:00Z">
            <w:rPr>
              <w:ins w:id="32" w:author="Sudheer Gaddam" w:date="2019-08-03T13:52:00Z"/>
              <w:b/>
              <w:sz w:val="36"/>
              <w:szCs w:val="36"/>
            </w:rPr>
          </w:rPrChange>
        </w:rPr>
      </w:pPr>
      <w:ins w:id="33" w:author="Sudheer Gaddam" w:date="2019-08-03T13:53:00Z">
        <w:r w:rsidRPr="00197C28">
          <w:rPr>
            <w:rFonts w:ascii="Times New Roman" w:hAnsi="Times New Roman" w:cs="Times New Roman"/>
            <w:b/>
            <w:sz w:val="36"/>
            <w:szCs w:val="36"/>
            <w:rPrChange w:id="34" w:author="Sudheer Gaddam" w:date="2019-08-03T13:54:00Z">
              <w:rPr>
                <w:b/>
                <w:sz w:val="36"/>
                <w:szCs w:val="36"/>
              </w:rPr>
            </w:rPrChange>
          </w:rPr>
          <w:t>Version 3.0</w:t>
        </w:r>
      </w:ins>
    </w:p>
    <w:p w14:paraId="6C090656" w14:textId="77777777" w:rsidR="00FF3239" w:rsidRPr="00197C28" w:rsidRDefault="00FF3239" w:rsidP="00DE01F5">
      <w:pPr>
        <w:jc w:val="center"/>
        <w:rPr>
          <w:ins w:id="35" w:author="Sudheer Gaddam" w:date="2019-08-03T13:52:00Z"/>
          <w:rFonts w:ascii="Times New Roman" w:hAnsi="Times New Roman" w:cs="Times New Roman"/>
          <w:b/>
          <w:sz w:val="36"/>
          <w:szCs w:val="36"/>
          <w:rPrChange w:id="36" w:author="Sudheer Gaddam" w:date="2019-08-03T13:54:00Z">
            <w:rPr>
              <w:ins w:id="37" w:author="Sudheer Gaddam" w:date="2019-08-03T13:52:00Z"/>
              <w:b/>
              <w:sz w:val="36"/>
              <w:szCs w:val="36"/>
            </w:rPr>
          </w:rPrChange>
        </w:rPr>
      </w:pPr>
    </w:p>
    <w:p w14:paraId="37940CD7" w14:textId="45BD5E0F" w:rsidR="00FF3239" w:rsidRPr="00197C28" w:rsidRDefault="00FF3239">
      <w:pPr>
        <w:rPr>
          <w:ins w:id="38" w:author="Sudheer Gaddam" w:date="2019-08-03T13:52:00Z"/>
          <w:rFonts w:ascii="Times New Roman" w:hAnsi="Times New Roman" w:cs="Times New Roman"/>
          <w:b/>
          <w:sz w:val="36"/>
          <w:szCs w:val="36"/>
          <w:rPrChange w:id="39" w:author="Sudheer Gaddam" w:date="2019-08-03T13:54:00Z">
            <w:rPr>
              <w:ins w:id="40" w:author="Sudheer Gaddam" w:date="2019-08-03T13:52:00Z"/>
              <w:b/>
              <w:sz w:val="36"/>
              <w:szCs w:val="36"/>
            </w:rPr>
          </w:rPrChange>
        </w:rPr>
      </w:pPr>
      <w:ins w:id="41" w:author="Sudheer Gaddam" w:date="2019-08-03T13:52:00Z">
        <w:r w:rsidRPr="00197C28">
          <w:rPr>
            <w:rFonts w:ascii="Times New Roman" w:hAnsi="Times New Roman" w:cs="Times New Roman"/>
            <w:b/>
            <w:sz w:val="36"/>
            <w:szCs w:val="36"/>
            <w:rPrChange w:id="42" w:author="Sudheer Gaddam" w:date="2019-08-03T13:54:00Z">
              <w:rPr>
                <w:b/>
                <w:sz w:val="36"/>
                <w:szCs w:val="36"/>
              </w:rPr>
            </w:rPrChange>
          </w:rPr>
          <w:br w:type="page"/>
        </w:r>
      </w:ins>
    </w:p>
    <w:p w14:paraId="0CCE4A02" w14:textId="77777777" w:rsidR="00FF3239" w:rsidRDefault="00FF3239" w:rsidP="00DE01F5">
      <w:pPr>
        <w:jc w:val="center"/>
        <w:rPr>
          <w:ins w:id="43" w:author="Sudheer Gaddam" w:date="2019-08-03T13:54:00Z"/>
          <w:rFonts w:ascii="Times New Roman" w:hAnsi="Times New Roman" w:cs="Times New Roman"/>
          <w:b/>
          <w:sz w:val="36"/>
          <w:szCs w:val="36"/>
        </w:rPr>
      </w:pPr>
    </w:p>
    <w:customXmlInsRangeStart w:id="44" w:author="Sudheer Gaddam" w:date="2019-08-03T13:55:00Z"/>
    <w:sdt>
      <w:sdtPr>
        <w:rPr>
          <w:b/>
          <w:bCs/>
        </w:rPr>
        <w:id w:val="-84109101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customXmlInsRangeEnd w:id="44"/>
        <w:p w14:paraId="7A227B4E" w14:textId="14CDBBD5" w:rsidR="00197C28" w:rsidRPr="000B0268" w:rsidRDefault="00197C28" w:rsidP="000B0268">
          <w:pPr>
            <w:jc w:val="center"/>
            <w:rPr>
              <w:ins w:id="45" w:author="Sudheer Gaddam" w:date="2019-08-03T13:55:00Z"/>
              <w:rFonts w:ascii="Times New Roman" w:hAnsi="Times New Roman" w:cs="Times New Roman"/>
              <w:b/>
              <w:sz w:val="36"/>
              <w:szCs w:val="32"/>
              <w:u w:val="single"/>
              <w:rPrChange w:id="46" w:author="Sudheer Gaddam" w:date="2019-08-03T17:23:00Z">
                <w:rPr>
                  <w:ins w:id="47" w:author="Sudheer Gaddam" w:date="2019-08-03T13:55:00Z"/>
                </w:rPr>
              </w:rPrChange>
            </w:rPr>
            <w:pPrChange w:id="48" w:author="Sudheer Gaddam" w:date="2019-08-03T17:23:00Z">
              <w:pPr>
                <w:pStyle w:val="TOCHeading"/>
              </w:pPr>
            </w:pPrChange>
          </w:pPr>
          <w:ins w:id="49" w:author="Sudheer Gaddam" w:date="2019-08-03T13:55:00Z">
            <w:r w:rsidRPr="000B0268">
              <w:rPr>
                <w:rFonts w:ascii="Times New Roman" w:hAnsi="Times New Roman" w:cs="Times New Roman"/>
                <w:b/>
                <w:sz w:val="36"/>
                <w:szCs w:val="32"/>
                <w:u w:val="single"/>
                <w:rPrChange w:id="50" w:author="Sudheer Gaddam" w:date="2019-08-03T17:23:00Z">
                  <w:rPr/>
                </w:rPrChange>
              </w:rPr>
              <w:t>Table of Contents</w:t>
            </w:r>
          </w:ins>
        </w:p>
        <w:p w14:paraId="7F6420CF" w14:textId="77777777" w:rsidR="003C2DDF" w:rsidRDefault="00197C28">
          <w:pPr>
            <w:pStyle w:val="TOC1"/>
            <w:tabs>
              <w:tab w:val="left" w:pos="440"/>
              <w:tab w:val="right" w:leader="dot" w:pos="9350"/>
            </w:tabs>
            <w:rPr>
              <w:ins w:id="51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52" w:author="Sudheer Gaddam" w:date="2019-08-03T13:55:00Z">
            <w:r>
              <w:rPr>
                <w:b w:val="0"/>
                <w:bCs w:val="0"/>
              </w:rPr>
              <w:fldChar w:fldCharType="begin"/>
            </w:r>
            <w:r>
              <w:instrText xml:space="preserve"> TOC \o "1-3" \h \z \u </w:instrText>
            </w:r>
            <w:r>
              <w:rPr>
                <w:b w:val="0"/>
                <w:bCs w:val="0"/>
              </w:rPr>
              <w:fldChar w:fldCharType="separate"/>
            </w:r>
          </w:ins>
          <w:ins w:id="53" w:author="Sudheer Gaddam" w:date="2019-08-03T18:00:00Z">
            <w:r w:rsidR="003C2DDF" w:rsidRPr="001665F3">
              <w:rPr>
                <w:rStyle w:val="Hyperlink"/>
                <w:noProof/>
              </w:rPr>
              <w:fldChar w:fldCharType="begin"/>
            </w:r>
            <w:r w:rsidR="003C2DDF" w:rsidRPr="001665F3">
              <w:rPr>
                <w:rStyle w:val="Hyperlink"/>
                <w:noProof/>
              </w:rPr>
              <w:instrText xml:space="preserve"> </w:instrText>
            </w:r>
            <w:r w:rsidR="003C2DDF">
              <w:rPr>
                <w:noProof/>
              </w:rPr>
              <w:instrText>HYPERLINK \l "_Toc15747665"</w:instrText>
            </w:r>
            <w:r w:rsidR="003C2DDF" w:rsidRPr="001665F3">
              <w:rPr>
                <w:rStyle w:val="Hyperlink"/>
                <w:noProof/>
              </w:rPr>
              <w:instrText xml:space="preserve"> </w:instrText>
            </w:r>
            <w:r w:rsidR="003C2DDF" w:rsidRPr="001665F3">
              <w:rPr>
                <w:rStyle w:val="Hyperlink"/>
                <w:noProof/>
              </w:rPr>
            </w:r>
            <w:r w:rsidR="003C2DDF" w:rsidRPr="001665F3">
              <w:rPr>
                <w:rStyle w:val="Hyperlink"/>
                <w:noProof/>
              </w:rPr>
              <w:fldChar w:fldCharType="separate"/>
            </w:r>
            <w:r w:rsidR="003C2DDF" w:rsidRPr="001665F3">
              <w:rPr>
                <w:rStyle w:val="Hyperlink"/>
                <w:noProof/>
              </w:rPr>
              <w:t>1</w:t>
            </w:r>
            <w:r w:rsidR="003C2DD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C2DDF" w:rsidRPr="001665F3">
              <w:rPr>
                <w:rStyle w:val="Hyperlink"/>
                <w:noProof/>
              </w:rPr>
              <w:t>Cincinnati Public Schools - CPS (Admin)</w:t>
            </w:r>
            <w:r w:rsidR="003C2DDF">
              <w:rPr>
                <w:noProof/>
                <w:webHidden/>
              </w:rPr>
              <w:tab/>
            </w:r>
            <w:r w:rsidR="003C2DDF">
              <w:rPr>
                <w:noProof/>
                <w:webHidden/>
              </w:rPr>
              <w:fldChar w:fldCharType="begin"/>
            </w:r>
            <w:r w:rsidR="003C2DDF">
              <w:rPr>
                <w:noProof/>
                <w:webHidden/>
              </w:rPr>
              <w:instrText xml:space="preserve"> PAGEREF _Toc15747665 \h </w:instrText>
            </w:r>
            <w:r w:rsidR="003C2DDF">
              <w:rPr>
                <w:noProof/>
                <w:webHidden/>
              </w:rPr>
            </w:r>
          </w:ins>
          <w:r w:rsidR="003C2DDF">
            <w:rPr>
              <w:noProof/>
              <w:webHidden/>
            </w:rPr>
            <w:fldChar w:fldCharType="separate"/>
          </w:r>
          <w:ins w:id="54" w:author="Sudheer Gaddam" w:date="2019-08-03T18:00:00Z">
            <w:r w:rsidR="003C2DDF">
              <w:rPr>
                <w:noProof/>
                <w:webHidden/>
              </w:rPr>
              <w:t>3</w:t>
            </w:r>
            <w:r w:rsidR="003C2DDF">
              <w:rPr>
                <w:noProof/>
                <w:webHidden/>
              </w:rPr>
              <w:fldChar w:fldCharType="end"/>
            </w:r>
            <w:r w:rsidR="003C2DDF" w:rsidRPr="001665F3">
              <w:rPr>
                <w:rStyle w:val="Hyperlink"/>
                <w:noProof/>
              </w:rPr>
              <w:fldChar w:fldCharType="end"/>
            </w:r>
          </w:ins>
        </w:p>
        <w:p w14:paraId="3F4B9270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55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56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"_Toc15747666"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noProof/>
              </w:rPr>
              <w:t>Logging 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7" w:author="Sudheer Gaddam" w:date="2019-08-03T18:00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513D96F2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58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59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"_Toc15747667"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noProof/>
              </w:rPr>
              <w:t>Admin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0" w:author="Sudheer Gaddam" w:date="2019-08-03T18:00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42D4ADF6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61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62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"_Toc15747668"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3" w:author="Sudheer Gaddam" w:date="2019-08-03T18:00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74228D5B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64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65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"_Toc15747669"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noProof/>
              </w:rPr>
              <w:t>Notifications: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6" w:author="Sudheer Gaddam" w:date="2019-08-03T18:00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6C95D7D6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67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68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"_Toc15747670"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noProof/>
              </w:rPr>
              <w:t>Deleting Newsfeeds (Posts)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9" w:author="Sudheer Gaddam" w:date="2019-08-03T18:00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4B862FA4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70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71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"_Toc15747671"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Sudheer Gaddam" w:date="2019-08-03T18:0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75DE8D01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73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74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"_Toc15747672"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Newsfeed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5" w:author="Sudheer Gaddam" w:date="2019-08-03T18:0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75D444D0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76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77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"_Toc15747673"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Newsfeed Approvals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Sudheer Gaddam" w:date="2019-08-03T18:0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6B60DDAA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79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80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"_Toc15747674"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Approve Comments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1" w:author="Sudheer Gaddam" w:date="2019-08-03T18:00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7E24B791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82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83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"_Toc15747675"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4" w:author="Sudheer Gaddam" w:date="2019-08-03T18:00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61A33CC5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85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86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"_Toc15747676"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Edit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7" w:author="Sudheer Gaddam" w:date="2019-08-03T18:00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4E5F3E96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88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89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"_Toc15747677"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Teachers (Future Implementation)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0" w:author="Sudheer Gaddam" w:date="2019-08-03T18:00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36F0E559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91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92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"_Toc15747678"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Hall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3" w:author="Sudheer Gaddam" w:date="2019-08-03T18:00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529B4D8A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94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95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"_Toc15747679"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Published Hall Passes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6" w:author="Sudheer Gaddam" w:date="2019-08-03T18:00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2AFA888B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97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98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"_Toc15747680"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 xml:space="preserve">Hall Pass Requests </w:t>
            </w:r>
            <w:r w:rsidRPr="001665F3">
              <w:rPr>
                <w:rStyle w:val="Hyperlink"/>
                <w:rFonts w:cs="Times New Roman"/>
                <w:bCs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9" w:author="Sudheer Gaddam" w:date="2019-08-03T18:00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6854F511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100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01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"_Toc15747681"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Rewards: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2" w:author="Sudheer Gaddam" w:date="2019-08-03T18:00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1E4A6C56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103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104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"_Toc15747682"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8.1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Available Rewards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5" w:author="Sudheer Gaddam" w:date="2019-08-03T18:00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282AECF2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106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107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"_Toc15747683"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8.2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Assign Points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8" w:author="Sudheer Gaddam" w:date="2019-08-03T18:00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11D0C141" w14:textId="77777777" w:rsidR="003C2DDF" w:rsidRDefault="003C2DDF">
          <w:pPr>
            <w:pStyle w:val="TOC2"/>
            <w:tabs>
              <w:tab w:val="left" w:pos="880"/>
              <w:tab w:val="right" w:leader="dot" w:pos="9350"/>
            </w:tabs>
            <w:rPr>
              <w:ins w:id="109" w:author="Sudheer Gaddam" w:date="2019-08-03T18:00:00Z"/>
              <w:rFonts w:eastAsiaTheme="minorEastAsia" w:cstheme="minorBidi"/>
              <w:smallCaps w:val="0"/>
              <w:noProof/>
              <w:sz w:val="22"/>
              <w:szCs w:val="22"/>
            </w:rPr>
          </w:pPr>
          <w:ins w:id="110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"_Toc15747684"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8.3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Assign Rewards for Action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1" w:author="Sudheer Gaddam" w:date="2019-08-03T18:00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10929D14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112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13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"_Toc15747685"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Suggestions Box (Future Implementation)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4" w:author="Sudheer Gaddam" w:date="2019-08-03T18:00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63A0C029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115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16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"_Toc15747686"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Notification Control Center (Future Implementation)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7" w:author="Sudheer Gaddam" w:date="2019-08-03T18:00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28F8D211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118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19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"_Toc15747687"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noProof/>
              </w:rPr>
              <w:t>Settings (Future Implementation)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0" w:author="Sudheer Gaddam" w:date="2019-08-03T18:00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6C9FA29A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121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22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"_Toc15747688"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User Management: (Future Implementation)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3" w:author="Sudheer Gaddam" w:date="2019-08-03T18:00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432DD246" w14:textId="77777777" w:rsidR="003C2DDF" w:rsidRDefault="003C2DDF">
          <w:pPr>
            <w:pStyle w:val="TOC1"/>
            <w:tabs>
              <w:tab w:val="left" w:pos="440"/>
              <w:tab w:val="right" w:leader="dot" w:pos="9350"/>
            </w:tabs>
            <w:rPr>
              <w:ins w:id="124" w:author="Sudheer Gaddam" w:date="2019-08-03T18:00:00Z"/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25" w:author="Sudheer Gaddam" w:date="2019-08-03T18:00:00Z">
            <w:r w:rsidRPr="001665F3">
              <w:rPr>
                <w:rStyle w:val="Hyperlink"/>
                <w:noProof/>
              </w:rPr>
              <w:fldChar w:fldCharType="begin"/>
            </w:r>
            <w:r w:rsidRPr="001665F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"_Toc15747690"</w:instrText>
            </w:r>
            <w:r w:rsidRPr="001665F3">
              <w:rPr>
                <w:rStyle w:val="Hyperlink"/>
                <w:noProof/>
              </w:rPr>
              <w:instrText xml:space="preserve"> </w:instrText>
            </w:r>
            <w:r w:rsidRPr="001665F3">
              <w:rPr>
                <w:rStyle w:val="Hyperlink"/>
                <w:noProof/>
              </w:rPr>
            </w:r>
            <w:r w:rsidRPr="001665F3">
              <w:rPr>
                <w:rStyle w:val="Hyperlink"/>
                <w:noProof/>
              </w:rPr>
              <w:fldChar w:fldCharType="separate"/>
            </w:r>
            <w:r w:rsidRPr="001665F3">
              <w:rPr>
                <w:rStyle w:val="Hyperlink"/>
                <w:rFonts w:cs="Times New Roman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665F3">
              <w:rPr>
                <w:rStyle w:val="Hyperlink"/>
                <w:rFonts w:cs="Times New Roman"/>
                <w:noProof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_Toc15747690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6" w:author="Sudheer Gaddam" w:date="2019-08-03T18:00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1665F3">
              <w:rPr>
                <w:rStyle w:val="Hyperlink"/>
                <w:noProof/>
              </w:rPr>
              <w:fldChar w:fldCharType="end"/>
            </w:r>
          </w:ins>
        </w:p>
        <w:p w14:paraId="450DCC3A" w14:textId="4BF29A30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27" w:author="Sudheer Gaddam" w:date="2019-08-03T17:30:00Z"/>
              <w:noProof/>
            </w:rPr>
          </w:pPr>
          <w:del w:id="128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29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Logging in:</w:delText>
            </w:r>
            <w:r w:rsidDel="000B0268">
              <w:rPr>
                <w:noProof/>
                <w:webHidden/>
              </w:rPr>
              <w:tab/>
              <w:delText>3</w:delText>
            </w:r>
          </w:del>
        </w:p>
        <w:p w14:paraId="3D60AC1E" w14:textId="37DBCAA4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30" w:author="Sudheer Gaddam" w:date="2019-08-03T17:30:00Z"/>
              <w:noProof/>
            </w:rPr>
          </w:pPr>
          <w:del w:id="131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32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Admin Dashboard:</w:delText>
            </w:r>
            <w:r w:rsidDel="000B0268">
              <w:rPr>
                <w:noProof/>
                <w:webHidden/>
              </w:rPr>
              <w:tab/>
              <w:delText>3</w:delText>
            </w:r>
          </w:del>
        </w:p>
        <w:p w14:paraId="40B7D15E" w14:textId="412AD5F5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33" w:author="Sudheer Gaddam" w:date="2019-08-03T17:30:00Z"/>
              <w:noProof/>
            </w:rPr>
          </w:pPr>
          <w:del w:id="134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35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Search:</w:delText>
            </w:r>
            <w:r w:rsidDel="000B0268">
              <w:rPr>
                <w:noProof/>
                <w:webHidden/>
              </w:rPr>
              <w:tab/>
              <w:delText>4</w:delText>
            </w:r>
          </w:del>
        </w:p>
        <w:p w14:paraId="66E7CE26" w14:textId="45478EA0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36" w:author="Sudheer Gaddam" w:date="2019-08-03T17:30:00Z"/>
              <w:noProof/>
            </w:rPr>
          </w:pPr>
          <w:del w:id="137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38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Notifications:</w:delText>
            </w:r>
            <w:r w:rsidDel="000B0268">
              <w:rPr>
                <w:noProof/>
                <w:webHidden/>
              </w:rPr>
              <w:tab/>
              <w:delText>4</w:delText>
            </w:r>
          </w:del>
        </w:p>
        <w:p w14:paraId="65DC8130" w14:textId="36AFCDA3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39" w:author="Sudheer Gaddam" w:date="2019-08-03T17:30:00Z"/>
              <w:noProof/>
            </w:rPr>
          </w:pPr>
          <w:del w:id="140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41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Deleting Newsfeeds (Posts)</w:delText>
            </w:r>
            <w:r w:rsidDel="000B0268">
              <w:rPr>
                <w:noProof/>
                <w:webHidden/>
              </w:rPr>
              <w:tab/>
              <w:delText>5</w:delText>
            </w:r>
          </w:del>
        </w:p>
        <w:p w14:paraId="5754F22A" w14:textId="436BD84C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42" w:author="Sudheer Gaddam" w:date="2019-08-03T17:30:00Z"/>
              <w:noProof/>
            </w:rPr>
          </w:pPr>
          <w:del w:id="143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44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Menu</w:delText>
            </w:r>
            <w:r w:rsidDel="000B0268">
              <w:rPr>
                <w:noProof/>
                <w:webHidden/>
              </w:rPr>
              <w:tab/>
              <w:delText>6</w:delText>
            </w:r>
          </w:del>
        </w:p>
        <w:p w14:paraId="70DB2C64" w14:textId="3F34823C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45" w:author="Sudheer Gaddam" w:date="2019-08-03T17:30:00Z"/>
              <w:noProof/>
            </w:rPr>
          </w:pPr>
          <w:del w:id="146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47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Newsfeed</w:delText>
            </w:r>
            <w:r w:rsidDel="000B0268">
              <w:rPr>
                <w:noProof/>
                <w:webHidden/>
              </w:rPr>
              <w:tab/>
              <w:delText>7</w:delText>
            </w:r>
          </w:del>
        </w:p>
        <w:p w14:paraId="2342F131" w14:textId="5AC8DB5A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48" w:author="Sudheer Gaddam" w:date="2019-08-03T17:30:00Z"/>
              <w:noProof/>
            </w:rPr>
          </w:pPr>
          <w:del w:id="149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50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Newsfeed Approvals tab</w:delText>
            </w:r>
            <w:r w:rsidDel="000B0268">
              <w:rPr>
                <w:noProof/>
                <w:webHidden/>
              </w:rPr>
              <w:tab/>
              <w:delText>7</w:delText>
            </w:r>
          </w:del>
        </w:p>
        <w:p w14:paraId="5A2B97D3" w14:textId="6D16CB0F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51" w:author="Sudheer Gaddam" w:date="2019-08-03T17:30:00Z"/>
              <w:noProof/>
            </w:rPr>
          </w:pPr>
          <w:del w:id="152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53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Approve Comments tab</w:delText>
            </w:r>
            <w:r w:rsidDel="000B0268">
              <w:rPr>
                <w:noProof/>
                <w:webHidden/>
              </w:rPr>
              <w:tab/>
              <w:delText>8</w:delText>
            </w:r>
          </w:del>
        </w:p>
        <w:p w14:paraId="556C6E3D" w14:textId="18A95EF2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54" w:author="Sudheer Gaddam" w:date="2019-08-03T17:30:00Z"/>
              <w:noProof/>
            </w:rPr>
          </w:pPr>
          <w:del w:id="155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56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Students:</w:delText>
            </w:r>
            <w:r w:rsidDel="000B0268">
              <w:rPr>
                <w:noProof/>
                <w:webHidden/>
              </w:rPr>
              <w:tab/>
              <w:delText>12</w:delText>
            </w:r>
          </w:del>
        </w:p>
        <w:p w14:paraId="3BCE0C47" w14:textId="20EEB6F3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57" w:author="Sudheer Gaddam" w:date="2019-08-03T17:30:00Z"/>
              <w:noProof/>
            </w:rPr>
          </w:pPr>
          <w:del w:id="158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59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Edit Student</w:delText>
            </w:r>
            <w:r w:rsidDel="000B0268">
              <w:rPr>
                <w:noProof/>
                <w:webHidden/>
              </w:rPr>
              <w:tab/>
              <w:delText>13</w:delText>
            </w:r>
          </w:del>
        </w:p>
        <w:p w14:paraId="6AB9CBC5" w14:textId="2AD298F3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60" w:author="Sudheer Gaddam" w:date="2019-08-03T17:30:00Z"/>
              <w:noProof/>
            </w:rPr>
          </w:pPr>
          <w:del w:id="161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62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Teachers: (Future Implementation)</w:delText>
            </w:r>
            <w:r w:rsidDel="000B0268">
              <w:rPr>
                <w:noProof/>
                <w:webHidden/>
              </w:rPr>
              <w:tab/>
              <w:delText>15</w:delText>
            </w:r>
          </w:del>
        </w:p>
        <w:p w14:paraId="74CB2572" w14:textId="766F81B2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63" w:author="Sudheer Gaddam" w:date="2019-08-03T17:30:00Z"/>
              <w:noProof/>
            </w:rPr>
          </w:pPr>
          <w:del w:id="164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65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Hall Pass</w:delText>
            </w:r>
            <w:r w:rsidDel="000B0268">
              <w:rPr>
                <w:noProof/>
                <w:webHidden/>
              </w:rPr>
              <w:tab/>
              <w:delText>15</w:delText>
            </w:r>
          </w:del>
        </w:p>
        <w:p w14:paraId="3068814C" w14:textId="15B2ECD0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66" w:author="Sudheer Gaddam" w:date="2019-08-03T17:30:00Z"/>
              <w:noProof/>
            </w:rPr>
          </w:pPr>
          <w:del w:id="167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68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Published Hall Passes tab</w:delText>
            </w:r>
            <w:r w:rsidDel="000B0268">
              <w:rPr>
                <w:noProof/>
                <w:webHidden/>
              </w:rPr>
              <w:tab/>
              <w:delText>15</w:delText>
            </w:r>
          </w:del>
        </w:p>
        <w:p w14:paraId="34351641" w14:textId="0DC445D6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69" w:author="Sudheer Gaddam" w:date="2019-08-03T17:30:00Z"/>
              <w:noProof/>
            </w:rPr>
          </w:pPr>
          <w:del w:id="170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71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 xml:space="preserve">Hall Pass Requests </w:delText>
            </w:r>
            <w:r w:rsidRPr="000B0268" w:rsidDel="000B0268">
              <w:rPr>
                <w:rFonts w:ascii="Times New Roman" w:hAnsi="Times New Roman" w:cs="Times New Roman"/>
                <w:bCs/>
                <w:noProof/>
                <w:rPrChange w:id="172" w:author="Sudheer Gaddam" w:date="2019-08-03T17:30:00Z">
                  <w:rPr>
                    <w:rStyle w:val="Hyperlink"/>
                    <w:rFonts w:ascii="Times New Roman" w:hAnsi="Times New Roman" w:cs="Times New Roman"/>
                    <w:bCs/>
                    <w:noProof/>
                  </w:rPr>
                </w:rPrChange>
              </w:rPr>
              <w:delText>tab</w:delText>
            </w:r>
            <w:r w:rsidDel="000B0268">
              <w:rPr>
                <w:noProof/>
                <w:webHidden/>
              </w:rPr>
              <w:tab/>
              <w:delText>15</w:delText>
            </w:r>
          </w:del>
        </w:p>
        <w:p w14:paraId="73A386B0" w14:textId="27EACE5D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73" w:author="Sudheer Gaddam" w:date="2019-08-03T17:30:00Z"/>
              <w:noProof/>
            </w:rPr>
          </w:pPr>
          <w:del w:id="174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75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Rewards:</w:delText>
            </w:r>
            <w:r w:rsidDel="000B0268">
              <w:rPr>
                <w:noProof/>
                <w:webHidden/>
              </w:rPr>
              <w:tab/>
              <w:delText>18</w:delText>
            </w:r>
          </w:del>
        </w:p>
        <w:p w14:paraId="63730E4A" w14:textId="5C7720A3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76" w:author="Sudheer Gaddam" w:date="2019-08-03T17:30:00Z"/>
              <w:noProof/>
            </w:rPr>
          </w:pPr>
          <w:del w:id="177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78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Available Rewards tab</w:delText>
            </w:r>
            <w:r w:rsidDel="000B0268">
              <w:rPr>
                <w:noProof/>
                <w:webHidden/>
              </w:rPr>
              <w:tab/>
              <w:delText>18</w:delText>
            </w:r>
          </w:del>
        </w:p>
        <w:p w14:paraId="4FF80C91" w14:textId="6319FD9E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79" w:author="Sudheer Gaddam" w:date="2019-08-03T17:30:00Z"/>
              <w:noProof/>
            </w:rPr>
          </w:pPr>
          <w:del w:id="180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81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Assign Points Tab</w:delText>
            </w:r>
            <w:r w:rsidDel="000B0268">
              <w:rPr>
                <w:noProof/>
                <w:webHidden/>
              </w:rPr>
              <w:tab/>
              <w:delText>18</w:delText>
            </w:r>
          </w:del>
        </w:p>
        <w:p w14:paraId="7A06EECA" w14:textId="6F09BCCD" w:rsidR="00197C28" w:rsidDel="000B0268" w:rsidRDefault="00197C28">
          <w:pPr>
            <w:pStyle w:val="TOC2"/>
            <w:tabs>
              <w:tab w:val="right" w:leader="dot" w:pos="9350"/>
            </w:tabs>
            <w:rPr>
              <w:del w:id="182" w:author="Sudheer Gaddam" w:date="2019-08-03T17:30:00Z"/>
              <w:noProof/>
            </w:rPr>
          </w:pPr>
          <w:del w:id="183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84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Assign Rewards for Action Tab</w:delText>
            </w:r>
            <w:r w:rsidDel="000B0268">
              <w:rPr>
                <w:noProof/>
                <w:webHidden/>
              </w:rPr>
              <w:tab/>
              <w:delText>20</w:delText>
            </w:r>
          </w:del>
        </w:p>
        <w:p w14:paraId="7703AC99" w14:textId="57F875A4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85" w:author="Sudheer Gaddam" w:date="2019-08-03T17:30:00Z"/>
              <w:noProof/>
            </w:rPr>
          </w:pPr>
          <w:del w:id="186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87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Suggestions Box: (Future Implementation)</w:delText>
            </w:r>
            <w:r w:rsidDel="000B0268">
              <w:rPr>
                <w:noProof/>
                <w:webHidden/>
              </w:rPr>
              <w:tab/>
              <w:delText>21</w:delText>
            </w:r>
          </w:del>
        </w:p>
        <w:p w14:paraId="6301551A" w14:textId="6F133AC8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88" w:author="Sudheer Gaddam" w:date="2019-08-03T17:30:00Z"/>
              <w:noProof/>
            </w:rPr>
          </w:pPr>
          <w:del w:id="189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90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Notification Control Center: (Future Implementation)</w:delText>
            </w:r>
            <w:r w:rsidDel="000B0268">
              <w:rPr>
                <w:noProof/>
                <w:webHidden/>
              </w:rPr>
              <w:tab/>
              <w:delText>21</w:delText>
            </w:r>
          </w:del>
        </w:p>
        <w:p w14:paraId="452AB976" w14:textId="1C491C82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91" w:author="Sudheer Gaddam" w:date="2019-08-03T17:30:00Z"/>
              <w:noProof/>
            </w:rPr>
          </w:pPr>
          <w:del w:id="192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93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Settings: (Future Implementation)</w:delText>
            </w:r>
            <w:r w:rsidDel="000B0268">
              <w:rPr>
                <w:noProof/>
                <w:webHidden/>
              </w:rPr>
              <w:tab/>
              <w:delText>21</w:delText>
            </w:r>
          </w:del>
        </w:p>
        <w:p w14:paraId="1319B6BE" w14:textId="51FB261D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94" w:author="Sudheer Gaddam" w:date="2019-08-03T17:30:00Z"/>
              <w:noProof/>
            </w:rPr>
          </w:pPr>
          <w:del w:id="195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96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Help</w:delText>
            </w:r>
            <w:r w:rsidDel="000B0268">
              <w:rPr>
                <w:noProof/>
                <w:webHidden/>
              </w:rPr>
              <w:tab/>
              <w:delText>21</w:delText>
            </w:r>
          </w:del>
        </w:p>
        <w:p w14:paraId="5C844674" w14:textId="20A8F859" w:rsidR="00197C28" w:rsidDel="000B0268" w:rsidRDefault="00197C28">
          <w:pPr>
            <w:pStyle w:val="TOC1"/>
            <w:tabs>
              <w:tab w:val="right" w:leader="dot" w:pos="9350"/>
            </w:tabs>
            <w:rPr>
              <w:del w:id="197" w:author="Sudheer Gaddam" w:date="2019-08-03T17:30:00Z"/>
              <w:noProof/>
            </w:rPr>
          </w:pPr>
          <w:del w:id="198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199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From this screen, you can describe the various categories such as News Feeds, Notifications and Rules etc.  These descriptions will be displayed  the respective Student and Teacher Dashboard Help screens.</w:delText>
            </w:r>
            <w:r w:rsidDel="000B0268">
              <w:rPr>
                <w:noProof/>
                <w:webHidden/>
              </w:rPr>
              <w:tab/>
              <w:delText>21</w:delText>
            </w:r>
          </w:del>
        </w:p>
        <w:p w14:paraId="598FA927" w14:textId="439E5395" w:rsidR="00197C28" w:rsidDel="000B0268" w:rsidRDefault="00197C28">
          <w:pPr>
            <w:pStyle w:val="TOC1"/>
            <w:tabs>
              <w:tab w:val="right" w:leader="dot" w:pos="9350"/>
            </w:tabs>
            <w:rPr>
              <w:del w:id="200" w:author="Sudheer Gaddam" w:date="2019-08-03T17:30:00Z"/>
              <w:noProof/>
            </w:rPr>
          </w:pPr>
          <w:del w:id="201" w:author="Sudheer Gaddam" w:date="2019-08-03T17:30:00Z">
            <w:r w:rsidRPr="000B0268" w:rsidDel="000B0268">
              <w:rPr>
                <w:rFonts w:ascii="Times New Roman" w:hAnsi="Times New Roman" w:cs="Times New Roman"/>
                <w:noProof/>
                <w:rPrChange w:id="202" w:author="Sudheer Gaddam" w:date="2019-08-03T17:30:00Z">
                  <w:rPr>
                    <w:rStyle w:val="Hyperlink"/>
                    <w:rFonts w:ascii="Times New Roman" w:hAnsi="Times New Roman" w:cs="Times New Roman"/>
                    <w:noProof/>
                  </w:rPr>
                </w:rPrChange>
              </w:rPr>
              <w:delText>User Management: (Future Implementation)</w:delText>
            </w:r>
            <w:r w:rsidDel="000B0268">
              <w:rPr>
                <w:noProof/>
                <w:webHidden/>
              </w:rPr>
              <w:tab/>
              <w:delText>22</w:delText>
            </w:r>
          </w:del>
        </w:p>
        <w:p w14:paraId="17E1690F" w14:textId="2BF944B6" w:rsidR="00197C28" w:rsidRDefault="00197C28">
          <w:pPr>
            <w:rPr>
              <w:ins w:id="203" w:author="Sudheer Gaddam" w:date="2019-08-03T13:55:00Z"/>
            </w:rPr>
          </w:pPr>
          <w:ins w:id="204" w:author="Sudheer Gaddam" w:date="2019-08-03T13:55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205" w:author="Sudheer Gaddam" w:date="2019-08-03T13:55:00Z"/>
      </w:sdtContent>
    </w:sdt>
    <w:customXmlInsRangeEnd w:id="205"/>
    <w:p w14:paraId="014B12C3" w14:textId="77777777" w:rsidR="00197C28" w:rsidRDefault="00197C28">
      <w:pPr>
        <w:rPr>
          <w:ins w:id="206" w:author="Sudheer Gaddam" w:date="2019-08-03T13:55:00Z"/>
          <w:rFonts w:ascii="Times New Roman" w:hAnsi="Times New Roman" w:cs="Times New Roman"/>
          <w:b/>
          <w:sz w:val="36"/>
          <w:szCs w:val="36"/>
        </w:rPr>
      </w:pPr>
      <w:ins w:id="207" w:author="Sudheer Gaddam" w:date="2019-08-03T13:55:00Z">
        <w:r>
          <w:rPr>
            <w:rFonts w:ascii="Times New Roman" w:hAnsi="Times New Roman" w:cs="Times New Roman"/>
            <w:b/>
            <w:sz w:val="36"/>
            <w:szCs w:val="36"/>
          </w:rPr>
          <w:br w:type="page"/>
        </w:r>
      </w:ins>
    </w:p>
    <w:p w14:paraId="062CC267" w14:textId="1E0357C6" w:rsidR="00DE01F5" w:rsidRPr="00197C28" w:rsidRDefault="00DE01F5" w:rsidP="000B0268">
      <w:pPr>
        <w:pStyle w:val="Heading1"/>
        <w:rPr>
          <w:rPrChange w:id="208" w:author="Sudheer Gaddam" w:date="2019-08-03T13:54:00Z">
            <w:rPr>
              <w:b/>
              <w:sz w:val="36"/>
              <w:szCs w:val="36"/>
            </w:rPr>
          </w:rPrChange>
        </w:rPr>
        <w:pPrChange w:id="209" w:author="Sudheer Gaddam" w:date="2019-08-03T17:22:00Z">
          <w:pPr>
            <w:jc w:val="center"/>
          </w:pPr>
        </w:pPrChange>
      </w:pPr>
      <w:bookmarkStart w:id="210" w:name="_Toc15747665"/>
      <w:r w:rsidRPr="00197C28">
        <w:rPr>
          <w:rPrChange w:id="211" w:author="Sudheer Gaddam" w:date="2019-08-03T13:54:00Z">
            <w:rPr>
              <w:b/>
              <w:sz w:val="36"/>
              <w:szCs w:val="36"/>
            </w:rPr>
          </w:rPrChange>
        </w:rPr>
        <w:lastRenderedPageBreak/>
        <w:t>Cincinnati Public Schools - CPS (Admin)</w:t>
      </w:r>
      <w:bookmarkEnd w:id="210"/>
    </w:p>
    <w:p w14:paraId="4F130D37" w14:textId="77777777" w:rsidR="00DA25A1" w:rsidRPr="00197C28" w:rsidRDefault="00DA25A1" w:rsidP="000B0268">
      <w:pPr>
        <w:pStyle w:val="Heading2"/>
        <w:rPr>
          <w:rPrChange w:id="212" w:author="Sudheer Gaddam" w:date="2019-08-03T13:54:00Z">
            <w:rPr/>
          </w:rPrChange>
        </w:rPr>
        <w:pPrChange w:id="213" w:author="Sudheer Gaddam" w:date="2019-08-03T17:25:00Z">
          <w:pPr>
            <w:pStyle w:val="Heading1"/>
          </w:pPr>
        </w:pPrChange>
      </w:pPr>
      <w:bookmarkStart w:id="214" w:name="_Toc15747666"/>
      <w:r w:rsidRPr="00197C28">
        <w:rPr>
          <w:rPrChange w:id="215" w:author="Sudheer Gaddam" w:date="2019-08-03T13:54:00Z">
            <w:rPr/>
          </w:rPrChange>
        </w:rPr>
        <w:t>Logging in:</w:t>
      </w:r>
      <w:bookmarkEnd w:id="214"/>
    </w:p>
    <w:p w14:paraId="64FEF6C3" w14:textId="4A1E30E5" w:rsidR="00DA25A1" w:rsidRPr="00197C28" w:rsidRDefault="00DA25A1" w:rsidP="00DA25A1">
      <w:pPr>
        <w:rPr>
          <w:rFonts w:ascii="Times New Roman" w:hAnsi="Times New Roman" w:cs="Times New Roman"/>
          <w:rPrChange w:id="216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217" w:author="Sudheer Gaddam" w:date="2019-08-03T13:54:00Z">
            <w:rPr/>
          </w:rPrChange>
        </w:rPr>
        <w:t xml:space="preserve">To log in to the Cincinnati Public Schools </w:t>
      </w:r>
      <w:r w:rsidR="002C715A" w:rsidRPr="00197C28">
        <w:rPr>
          <w:rFonts w:ascii="Times New Roman" w:hAnsi="Times New Roman" w:cs="Times New Roman"/>
          <w:rPrChange w:id="218" w:author="Sudheer Gaddam" w:date="2019-08-03T13:54:00Z">
            <w:rPr/>
          </w:rPrChange>
        </w:rPr>
        <w:t xml:space="preserve">website </w:t>
      </w:r>
      <w:r w:rsidRPr="00197C28">
        <w:rPr>
          <w:rFonts w:ascii="Times New Roman" w:hAnsi="Times New Roman" w:cs="Times New Roman"/>
          <w:rPrChange w:id="219" w:author="Sudheer Gaddam" w:date="2019-08-03T13:54:00Z">
            <w:rPr/>
          </w:rPrChange>
        </w:rPr>
        <w:t xml:space="preserve">as </w:t>
      </w:r>
      <w:r w:rsidR="006E10D6" w:rsidRPr="00197C28">
        <w:rPr>
          <w:rFonts w:ascii="Times New Roman" w:hAnsi="Times New Roman" w:cs="Times New Roman"/>
          <w:rPrChange w:id="220" w:author="Sudheer Gaddam" w:date="2019-08-03T13:54:00Z">
            <w:rPr/>
          </w:rPrChange>
        </w:rPr>
        <w:t>an</w:t>
      </w:r>
      <w:r w:rsidRPr="00197C28">
        <w:rPr>
          <w:rFonts w:ascii="Times New Roman" w:hAnsi="Times New Roman" w:cs="Times New Roman"/>
          <w:rPrChange w:id="221" w:author="Sudheer Gaddam" w:date="2019-08-03T13:54:00Z">
            <w:rPr/>
          </w:rPrChange>
        </w:rPr>
        <w:t xml:space="preserve"> Admin</w:t>
      </w:r>
      <w:r w:rsidR="00DD66F9" w:rsidRPr="00197C28">
        <w:rPr>
          <w:rFonts w:ascii="Times New Roman" w:hAnsi="Times New Roman" w:cs="Times New Roman"/>
          <w:rPrChange w:id="222" w:author="Sudheer Gaddam" w:date="2019-08-03T13:54:00Z">
            <w:rPr/>
          </w:rPrChange>
        </w:rPr>
        <w:t>istrator</w:t>
      </w:r>
      <w:r w:rsidRPr="00197C28">
        <w:rPr>
          <w:rFonts w:ascii="Times New Roman" w:hAnsi="Times New Roman" w:cs="Times New Roman"/>
          <w:rPrChange w:id="223" w:author="Sudheer Gaddam" w:date="2019-08-03T13:54:00Z">
            <w:rPr/>
          </w:rPrChange>
        </w:rPr>
        <w:t>, perform the following steps:</w:t>
      </w:r>
    </w:p>
    <w:p w14:paraId="072F0D3A" w14:textId="694CE202" w:rsidR="00B00968" w:rsidRPr="00197C28" w:rsidRDefault="00B00968" w:rsidP="00B009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rPrChange w:id="22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225" w:author="Sudheer Gaddam" w:date="2019-08-03T13:54:00Z">
            <w:rPr/>
          </w:rPrChange>
        </w:rPr>
        <w:t xml:space="preserve">Enter valid username and password in the </w:t>
      </w:r>
      <w:r w:rsidR="00C462B9" w:rsidRPr="00197C28">
        <w:rPr>
          <w:rFonts w:ascii="Times New Roman" w:hAnsi="Times New Roman" w:cs="Times New Roman"/>
          <w:rPrChange w:id="226" w:author="Sudheer Gaddam" w:date="2019-08-03T13:54:00Z">
            <w:rPr/>
          </w:rPrChange>
        </w:rPr>
        <w:t>respective text boxes and c</w:t>
      </w:r>
      <w:r w:rsidRPr="00197C28">
        <w:rPr>
          <w:rFonts w:ascii="Times New Roman" w:hAnsi="Times New Roman" w:cs="Times New Roman"/>
          <w:rPrChange w:id="227" w:author="Sudheer Gaddam" w:date="2019-08-03T13:54:00Z">
            <w:rPr/>
          </w:rPrChange>
        </w:rPr>
        <w:t xml:space="preserve">lick </w:t>
      </w:r>
      <w:r w:rsidR="00C462B9" w:rsidRPr="00197C28">
        <w:rPr>
          <w:rFonts w:ascii="Times New Roman" w:hAnsi="Times New Roman" w:cs="Times New Roman"/>
          <w:rPrChange w:id="228" w:author="Sudheer Gaddam" w:date="2019-08-03T13:54:00Z">
            <w:rPr/>
          </w:rPrChange>
        </w:rPr>
        <w:t>the</w:t>
      </w:r>
      <w:r w:rsidRPr="00197C28">
        <w:rPr>
          <w:rFonts w:ascii="Times New Roman" w:hAnsi="Times New Roman" w:cs="Times New Roman"/>
          <w:rPrChange w:id="229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b/>
          <w:bCs/>
          <w:rPrChange w:id="230" w:author="Sudheer Gaddam" w:date="2019-08-03T13:54:00Z">
            <w:rPr>
              <w:b/>
              <w:bCs/>
            </w:rPr>
          </w:rPrChange>
        </w:rPr>
        <w:t>Login</w:t>
      </w:r>
      <w:r w:rsidRPr="00197C28">
        <w:rPr>
          <w:rFonts w:ascii="Times New Roman" w:hAnsi="Times New Roman" w:cs="Times New Roman"/>
          <w:rPrChange w:id="231" w:author="Sudheer Gaddam" w:date="2019-08-03T13:54:00Z">
            <w:rPr/>
          </w:rPrChange>
        </w:rPr>
        <w:t xml:space="preserve"> button.</w:t>
      </w:r>
    </w:p>
    <w:p w14:paraId="56AA4A3A" w14:textId="0E584EE2" w:rsidR="00B00968" w:rsidRPr="00197C28" w:rsidRDefault="00B00968" w:rsidP="00B009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rPrChange w:id="232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233" w:author="Sudheer Gaddam" w:date="2019-08-03T13:54:00Z">
            <w:rPr/>
          </w:rPrChange>
        </w:rPr>
        <w:t>You will be redirected to the Admin Dashboard</w:t>
      </w:r>
      <w:r w:rsidR="006C68ED" w:rsidRPr="00197C28">
        <w:rPr>
          <w:rFonts w:ascii="Times New Roman" w:hAnsi="Times New Roman" w:cs="Times New Roman"/>
          <w:rPrChange w:id="234" w:author="Sudheer Gaddam" w:date="2019-08-03T13:54:00Z">
            <w:rPr/>
          </w:rPrChange>
        </w:rPr>
        <w:t xml:space="preserve"> scre</w:t>
      </w:r>
      <w:bookmarkStart w:id="235" w:name="_GoBack"/>
      <w:bookmarkEnd w:id="235"/>
      <w:r w:rsidR="006C68ED" w:rsidRPr="00197C28">
        <w:rPr>
          <w:rFonts w:ascii="Times New Roman" w:hAnsi="Times New Roman" w:cs="Times New Roman"/>
          <w:rPrChange w:id="236" w:author="Sudheer Gaddam" w:date="2019-08-03T13:54:00Z">
            <w:rPr/>
          </w:rPrChange>
        </w:rPr>
        <w:t>en</w:t>
      </w:r>
      <w:r w:rsidRPr="00197C28">
        <w:rPr>
          <w:rFonts w:ascii="Times New Roman" w:hAnsi="Times New Roman" w:cs="Times New Roman"/>
          <w:rPrChange w:id="237" w:author="Sudheer Gaddam" w:date="2019-08-03T13:54:00Z">
            <w:rPr/>
          </w:rPrChange>
        </w:rPr>
        <w:t>.</w:t>
      </w:r>
    </w:p>
    <w:p w14:paraId="5214A4A1" w14:textId="088253FC" w:rsidR="009C260F" w:rsidRPr="00197C28" w:rsidRDefault="00B36F18" w:rsidP="000B0268">
      <w:pPr>
        <w:jc w:val="center"/>
        <w:rPr>
          <w:rFonts w:ascii="Times New Roman" w:hAnsi="Times New Roman" w:cs="Times New Roman"/>
          <w:noProof/>
          <w:rPrChange w:id="238" w:author="Sudheer Gaddam" w:date="2019-08-03T13:54:00Z">
            <w:rPr>
              <w:noProof/>
            </w:rPr>
          </w:rPrChange>
        </w:rPr>
        <w:pPrChange w:id="239" w:author="Sudheer Gaddam" w:date="2019-08-03T17:27:00Z">
          <w:pPr/>
        </w:pPrChange>
      </w:pPr>
      <w:r w:rsidRPr="00197C28">
        <w:rPr>
          <w:rFonts w:ascii="Times New Roman" w:hAnsi="Times New Roman" w:cs="Times New Roman"/>
          <w:noProof/>
          <w:rPrChange w:id="240" w:author="Unknown">
            <w:rPr>
              <w:noProof/>
            </w:rPr>
          </w:rPrChange>
        </w:rPr>
        <w:drawing>
          <wp:inline distT="0" distB="0" distL="0" distR="0" wp14:anchorId="382A0BA1" wp14:editId="6C55D105">
            <wp:extent cx="4895850" cy="23066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2FA" w14:textId="0D00FE20" w:rsidR="001E1D12" w:rsidRPr="00197C28" w:rsidRDefault="001E1D12" w:rsidP="000B0268">
      <w:pPr>
        <w:pStyle w:val="Heading2"/>
        <w:rPr>
          <w:rPrChange w:id="241" w:author="Sudheer Gaddam" w:date="2019-08-03T13:54:00Z">
            <w:rPr/>
          </w:rPrChange>
        </w:rPr>
        <w:pPrChange w:id="242" w:author="Sudheer Gaddam" w:date="2019-08-03T17:28:00Z">
          <w:pPr>
            <w:pStyle w:val="Heading1"/>
          </w:pPr>
        </w:pPrChange>
      </w:pPr>
      <w:bookmarkStart w:id="243" w:name="_Toc15747667"/>
      <w:r w:rsidRPr="00197C28">
        <w:rPr>
          <w:rPrChange w:id="244" w:author="Sudheer Gaddam" w:date="2019-08-03T13:54:00Z">
            <w:rPr/>
          </w:rPrChange>
        </w:rPr>
        <w:t>Admin Dashboard:</w:t>
      </w:r>
      <w:bookmarkEnd w:id="243"/>
    </w:p>
    <w:p w14:paraId="780A0A3E" w14:textId="285AC15E" w:rsidR="001E1D12" w:rsidRPr="00197C28" w:rsidRDefault="001E1D12" w:rsidP="00C02C17">
      <w:pPr>
        <w:jc w:val="both"/>
        <w:rPr>
          <w:rFonts w:ascii="Times New Roman" w:hAnsi="Times New Roman" w:cs="Times New Roman"/>
          <w:rPrChange w:id="24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246" w:author="Sudheer Gaddam" w:date="2019-08-03T13:54:00Z">
            <w:rPr/>
          </w:rPrChange>
        </w:rPr>
        <w:t>When you log in as a</w:t>
      </w:r>
      <w:r w:rsidR="009F0549" w:rsidRPr="00197C28">
        <w:rPr>
          <w:rFonts w:ascii="Times New Roman" w:hAnsi="Times New Roman" w:cs="Times New Roman"/>
          <w:rPrChange w:id="247" w:author="Sudheer Gaddam" w:date="2019-08-03T13:54:00Z">
            <w:rPr/>
          </w:rPrChange>
        </w:rPr>
        <w:t>n</w:t>
      </w:r>
      <w:r w:rsidRPr="00197C28">
        <w:rPr>
          <w:rFonts w:ascii="Times New Roman" w:hAnsi="Times New Roman" w:cs="Times New Roman"/>
          <w:rPrChange w:id="248" w:author="Sudheer Gaddam" w:date="2019-08-03T13:54:00Z">
            <w:rPr/>
          </w:rPrChange>
        </w:rPr>
        <w:t xml:space="preserve"> </w:t>
      </w:r>
      <w:r w:rsidR="009F0549" w:rsidRPr="00197C28">
        <w:rPr>
          <w:rFonts w:ascii="Times New Roman" w:hAnsi="Times New Roman" w:cs="Times New Roman"/>
          <w:rPrChange w:id="249" w:author="Sudheer Gaddam" w:date="2019-08-03T13:54:00Z">
            <w:rPr/>
          </w:rPrChange>
        </w:rPr>
        <w:t>Admin</w:t>
      </w:r>
      <w:r w:rsidR="00BC14A8" w:rsidRPr="00197C28">
        <w:rPr>
          <w:rFonts w:ascii="Times New Roman" w:hAnsi="Times New Roman" w:cs="Times New Roman"/>
          <w:rPrChange w:id="250" w:author="Sudheer Gaddam" w:date="2019-08-03T13:54:00Z">
            <w:rPr/>
          </w:rPrChange>
        </w:rPr>
        <w:t>istrator</w:t>
      </w:r>
      <w:r w:rsidRPr="00197C28">
        <w:rPr>
          <w:rFonts w:ascii="Times New Roman" w:hAnsi="Times New Roman" w:cs="Times New Roman"/>
          <w:rPrChange w:id="251" w:author="Sudheer Gaddam" w:date="2019-08-03T13:54:00Z">
            <w:rPr/>
          </w:rPrChange>
        </w:rPr>
        <w:t>, you can view the News</w:t>
      </w:r>
      <w:r w:rsidR="00BC14A8" w:rsidRPr="00197C28">
        <w:rPr>
          <w:rFonts w:ascii="Times New Roman" w:hAnsi="Times New Roman" w:cs="Times New Roman"/>
          <w:rPrChange w:id="252" w:author="Sudheer Gaddam" w:date="2019-08-03T13:54:00Z">
            <w:rPr/>
          </w:rPrChange>
        </w:rPr>
        <w:t>f</w:t>
      </w:r>
      <w:r w:rsidRPr="00197C28">
        <w:rPr>
          <w:rFonts w:ascii="Times New Roman" w:hAnsi="Times New Roman" w:cs="Times New Roman"/>
          <w:rPrChange w:id="253" w:author="Sudheer Gaddam" w:date="2019-08-03T13:54:00Z">
            <w:rPr/>
          </w:rPrChange>
        </w:rPr>
        <w:t xml:space="preserve">eeds posted by </w:t>
      </w:r>
      <w:r w:rsidR="00BC14A8" w:rsidRPr="00197C28">
        <w:rPr>
          <w:rFonts w:ascii="Times New Roman" w:hAnsi="Times New Roman" w:cs="Times New Roman"/>
          <w:rPrChange w:id="254" w:author="Sudheer Gaddam" w:date="2019-08-03T13:54:00Z">
            <w:rPr/>
          </w:rPrChange>
        </w:rPr>
        <w:t xml:space="preserve">other </w:t>
      </w:r>
      <w:r w:rsidR="004E7B1C" w:rsidRPr="00197C28">
        <w:rPr>
          <w:rFonts w:ascii="Times New Roman" w:hAnsi="Times New Roman" w:cs="Times New Roman"/>
          <w:rPrChange w:id="255" w:author="Sudheer Gaddam" w:date="2019-08-03T13:54:00Z">
            <w:rPr/>
          </w:rPrChange>
        </w:rPr>
        <w:t>Admin</w:t>
      </w:r>
      <w:r w:rsidR="00BC14A8" w:rsidRPr="00197C28">
        <w:rPr>
          <w:rFonts w:ascii="Times New Roman" w:hAnsi="Times New Roman" w:cs="Times New Roman"/>
          <w:rPrChange w:id="256" w:author="Sudheer Gaddam" w:date="2019-08-03T13:54:00Z">
            <w:rPr/>
          </w:rPrChange>
        </w:rPr>
        <w:t xml:space="preserve"> users</w:t>
      </w:r>
      <w:r w:rsidR="004E7B1C" w:rsidRPr="00197C28">
        <w:rPr>
          <w:rFonts w:ascii="Times New Roman" w:hAnsi="Times New Roman" w:cs="Times New Roman"/>
          <w:rPrChange w:id="257" w:author="Sudheer Gaddam" w:date="2019-08-03T13:54:00Z">
            <w:rPr/>
          </w:rPrChange>
        </w:rPr>
        <w:t xml:space="preserve">, </w:t>
      </w:r>
      <w:r w:rsidRPr="00197C28">
        <w:rPr>
          <w:rFonts w:ascii="Times New Roman" w:hAnsi="Times New Roman" w:cs="Times New Roman"/>
          <w:rPrChange w:id="258" w:author="Sudheer Gaddam" w:date="2019-08-03T13:54:00Z">
            <w:rPr/>
          </w:rPrChange>
        </w:rPr>
        <w:t>Students</w:t>
      </w:r>
      <w:r w:rsidR="004E7B1C" w:rsidRPr="00197C28">
        <w:rPr>
          <w:rFonts w:ascii="Times New Roman" w:hAnsi="Times New Roman" w:cs="Times New Roman"/>
          <w:rPrChange w:id="259" w:author="Sudheer Gaddam" w:date="2019-08-03T13:54:00Z">
            <w:rPr/>
          </w:rPrChange>
        </w:rPr>
        <w:t xml:space="preserve"> and</w:t>
      </w:r>
      <w:r w:rsidRPr="00197C28">
        <w:rPr>
          <w:rFonts w:ascii="Times New Roman" w:hAnsi="Times New Roman" w:cs="Times New Roman"/>
          <w:rPrChange w:id="260" w:author="Sudheer Gaddam" w:date="2019-08-03T13:54:00Z">
            <w:rPr/>
          </w:rPrChange>
        </w:rPr>
        <w:t xml:space="preserve"> </w:t>
      </w:r>
      <w:r w:rsidR="004E7B1C" w:rsidRPr="00197C28">
        <w:rPr>
          <w:rFonts w:ascii="Times New Roman" w:hAnsi="Times New Roman" w:cs="Times New Roman"/>
          <w:rPrChange w:id="261" w:author="Sudheer Gaddam" w:date="2019-08-03T13:54:00Z">
            <w:rPr/>
          </w:rPrChange>
        </w:rPr>
        <w:t>Teachers on</w:t>
      </w:r>
      <w:r w:rsidRPr="00197C28">
        <w:rPr>
          <w:rFonts w:ascii="Times New Roman" w:hAnsi="Times New Roman" w:cs="Times New Roman"/>
          <w:rPrChange w:id="262" w:author="Sudheer Gaddam" w:date="2019-08-03T13:54:00Z">
            <w:rPr/>
          </w:rPrChange>
        </w:rPr>
        <w:t xml:space="preserve"> </w:t>
      </w:r>
      <w:r w:rsidR="00BC14A8" w:rsidRPr="00197C28">
        <w:rPr>
          <w:rFonts w:ascii="Times New Roman" w:hAnsi="Times New Roman" w:cs="Times New Roman"/>
          <w:rPrChange w:id="263" w:author="Sudheer Gaddam" w:date="2019-08-03T13:54:00Z">
            <w:rPr/>
          </w:rPrChange>
        </w:rPr>
        <w:t xml:space="preserve">your </w:t>
      </w:r>
      <w:r w:rsidR="00284945" w:rsidRPr="00197C28">
        <w:rPr>
          <w:rFonts w:ascii="Times New Roman" w:hAnsi="Times New Roman" w:cs="Times New Roman"/>
          <w:rPrChange w:id="264" w:author="Sudheer Gaddam" w:date="2019-08-03T13:54:00Z">
            <w:rPr/>
          </w:rPrChange>
        </w:rPr>
        <w:t>D</w:t>
      </w:r>
      <w:r w:rsidR="004E7B1C" w:rsidRPr="00197C28">
        <w:rPr>
          <w:rFonts w:ascii="Times New Roman" w:hAnsi="Times New Roman" w:cs="Times New Roman"/>
          <w:rPrChange w:id="265" w:author="Sudheer Gaddam" w:date="2019-08-03T13:54:00Z">
            <w:rPr/>
          </w:rPrChange>
        </w:rPr>
        <w:t>ashboard</w:t>
      </w:r>
      <w:r w:rsidRPr="00197C28">
        <w:rPr>
          <w:rFonts w:ascii="Times New Roman" w:hAnsi="Times New Roman" w:cs="Times New Roman"/>
          <w:rPrChange w:id="266" w:author="Sudheer Gaddam" w:date="2019-08-03T13:54:00Z">
            <w:rPr/>
          </w:rPrChange>
        </w:rPr>
        <w:t xml:space="preserve"> </w:t>
      </w:r>
      <w:r w:rsidR="00BC14A8" w:rsidRPr="00197C28">
        <w:rPr>
          <w:rFonts w:ascii="Times New Roman" w:hAnsi="Times New Roman" w:cs="Times New Roman"/>
          <w:rPrChange w:id="267" w:author="Sudheer Gaddam" w:date="2019-08-03T13:54:00Z">
            <w:rPr/>
          </w:rPrChange>
        </w:rPr>
        <w:t>screen</w:t>
      </w:r>
      <w:r w:rsidRPr="00197C28">
        <w:rPr>
          <w:rFonts w:ascii="Times New Roman" w:hAnsi="Times New Roman" w:cs="Times New Roman"/>
          <w:rPrChange w:id="268" w:author="Sudheer Gaddam" w:date="2019-08-03T13:54:00Z">
            <w:rPr/>
          </w:rPrChange>
        </w:rPr>
        <w:t xml:space="preserve">. </w:t>
      </w:r>
      <w:r w:rsidR="00FC7E7F" w:rsidRPr="00197C28">
        <w:rPr>
          <w:rFonts w:ascii="Times New Roman" w:hAnsi="Times New Roman" w:cs="Times New Roman"/>
          <w:rPrChange w:id="269" w:author="Sudheer Gaddam" w:date="2019-08-03T13:54:00Z">
            <w:rPr/>
          </w:rPrChange>
        </w:rPr>
        <w:t>You</w:t>
      </w:r>
      <w:r w:rsidRPr="00197C28">
        <w:rPr>
          <w:rFonts w:ascii="Times New Roman" w:hAnsi="Times New Roman" w:cs="Times New Roman"/>
          <w:rPrChange w:id="270" w:author="Sudheer Gaddam" w:date="2019-08-03T13:54:00Z">
            <w:rPr/>
          </w:rPrChange>
        </w:rPr>
        <w:t xml:space="preserve"> can also like posts, comment on posts</w:t>
      </w:r>
      <w:r w:rsidR="00996CE0" w:rsidRPr="00197C28">
        <w:rPr>
          <w:rFonts w:ascii="Times New Roman" w:hAnsi="Times New Roman" w:cs="Times New Roman"/>
          <w:rPrChange w:id="271" w:author="Sudheer Gaddam" w:date="2019-08-03T13:54:00Z">
            <w:rPr/>
          </w:rPrChange>
        </w:rPr>
        <w:t xml:space="preserve">, </w:t>
      </w:r>
      <w:r w:rsidR="008A2D80" w:rsidRPr="00197C28">
        <w:rPr>
          <w:rFonts w:ascii="Times New Roman" w:hAnsi="Times New Roman" w:cs="Times New Roman"/>
          <w:rPrChange w:id="272" w:author="Sudheer Gaddam" w:date="2019-08-03T13:54:00Z">
            <w:rPr/>
          </w:rPrChange>
        </w:rPr>
        <w:t>search</w:t>
      </w:r>
      <w:r w:rsidR="00170E37" w:rsidRPr="00197C28">
        <w:rPr>
          <w:rFonts w:ascii="Times New Roman" w:hAnsi="Times New Roman" w:cs="Times New Roman"/>
          <w:rPrChange w:id="273" w:author="Sudheer Gaddam" w:date="2019-08-03T13:54:00Z">
            <w:rPr/>
          </w:rPrChange>
        </w:rPr>
        <w:t xml:space="preserve"> for</w:t>
      </w:r>
      <w:r w:rsidR="008A2D80" w:rsidRPr="00197C28">
        <w:rPr>
          <w:rFonts w:ascii="Times New Roman" w:hAnsi="Times New Roman" w:cs="Times New Roman"/>
          <w:rPrChange w:id="274" w:author="Sudheer Gaddam" w:date="2019-08-03T13:54:00Z">
            <w:rPr/>
          </w:rPrChange>
        </w:rPr>
        <w:t xml:space="preserve"> posts</w:t>
      </w:r>
      <w:r w:rsidR="000E5E97" w:rsidRPr="00197C28">
        <w:rPr>
          <w:rFonts w:ascii="Times New Roman" w:hAnsi="Times New Roman" w:cs="Times New Roman"/>
          <w:rPrChange w:id="275" w:author="Sudheer Gaddam" w:date="2019-08-03T13:54:00Z">
            <w:rPr/>
          </w:rPrChange>
        </w:rPr>
        <w:t>, delete post</w:t>
      </w:r>
      <w:r w:rsidR="00170E37" w:rsidRPr="00197C28">
        <w:rPr>
          <w:rFonts w:ascii="Times New Roman" w:hAnsi="Times New Roman" w:cs="Times New Roman"/>
          <w:rPrChange w:id="276" w:author="Sudheer Gaddam" w:date="2019-08-03T13:54:00Z">
            <w:rPr/>
          </w:rPrChange>
        </w:rPr>
        <w:t>s,</w:t>
      </w:r>
      <w:r w:rsidR="00996CE0" w:rsidRPr="00197C28">
        <w:rPr>
          <w:rFonts w:ascii="Times New Roman" w:hAnsi="Times New Roman" w:cs="Times New Roman"/>
          <w:rPrChange w:id="277" w:author="Sudheer Gaddam" w:date="2019-08-03T13:54:00Z">
            <w:rPr/>
          </w:rPrChange>
        </w:rPr>
        <w:t xml:space="preserve"> check notifications</w:t>
      </w:r>
      <w:r w:rsidR="008A2D80" w:rsidRPr="00197C28">
        <w:rPr>
          <w:rFonts w:ascii="Times New Roman" w:hAnsi="Times New Roman" w:cs="Times New Roman"/>
          <w:rPrChange w:id="278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rPrChange w:id="279" w:author="Sudheer Gaddam" w:date="2019-08-03T13:54:00Z">
            <w:rPr/>
          </w:rPrChange>
        </w:rPr>
        <w:t xml:space="preserve">etc. </w:t>
      </w:r>
      <w:r w:rsidR="00FC7E7F" w:rsidRPr="00197C28">
        <w:rPr>
          <w:rFonts w:ascii="Times New Roman" w:hAnsi="Times New Roman" w:cs="Times New Roman"/>
          <w:rPrChange w:id="280" w:author="Sudheer Gaddam" w:date="2019-08-03T13:54:00Z">
            <w:rPr/>
          </w:rPrChange>
        </w:rPr>
        <w:t xml:space="preserve">You can also </w:t>
      </w:r>
      <w:r w:rsidR="00170E37" w:rsidRPr="00197C28">
        <w:rPr>
          <w:rFonts w:ascii="Times New Roman" w:hAnsi="Times New Roman" w:cs="Times New Roman"/>
          <w:rPrChange w:id="281" w:author="Sudheer Gaddam" w:date="2019-08-03T13:54:00Z">
            <w:rPr/>
          </w:rPrChange>
        </w:rPr>
        <w:t xml:space="preserve">view the </w:t>
      </w:r>
      <w:r w:rsidR="00FC7E7F" w:rsidRPr="00197C28">
        <w:rPr>
          <w:rFonts w:ascii="Times New Roman" w:hAnsi="Times New Roman" w:cs="Times New Roman"/>
          <w:rPrChange w:id="282" w:author="Sudheer Gaddam" w:date="2019-08-03T13:54:00Z">
            <w:rPr/>
          </w:rPrChange>
        </w:rPr>
        <w:t>top 5 students</w:t>
      </w:r>
      <w:r w:rsidR="00170E37" w:rsidRPr="00197C28">
        <w:rPr>
          <w:rFonts w:ascii="Times New Roman" w:hAnsi="Times New Roman" w:cs="Times New Roman"/>
          <w:rPrChange w:id="283" w:author="Sudheer Gaddam" w:date="2019-08-03T13:54:00Z">
            <w:rPr/>
          </w:rPrChange>
        </w:rPr>
        <w:t>’</w:t>
      </w:r>
      <w:r w:rsidR="00FC7E7F" w:rsidRPr="00197C28">
        <w:rPr>
          <w:rFonts w:ascii="Times New Roman" w:hAnsi="Times New Roman" w:cs="Times New Roman"/>
          <w:rPrChange w:id="284" w:author="Sudheer Gaddam" w:date="2019-08-03T13:54:00Z">
            <w:rPr/>
          </w:rPrChange>
        </w:rPr>
        <w:t xml:space="preserve"> list </w:t>
      </w:r>
      <w:r w:rsidR="00170E37" w:rsidRPr="00197C28">
        <w:rPr>
          <w:rFonts w:ascii="Times New Roman" w:hAnsi="Times New Roman" w:cs="Times New Roman"/>
          <w:rPrChange w:id="285" w:author="Sudheer Gaddam" w:date="2019-08-03T13:54:00Z">
            <w:rPr/>
          </w:rPrChange>
        </w:rPr>
        <w:t>to</w:t>
      </w:r>
      <w:r w:rsidR="00FC7E7F" w:rsidRPr="00197C28">
        <w:rPr>
          <w:rFonts w:ascii="Times New Roman" w:hAnsi="Times New Roman" w:cs="Times New Roman"/>
          <w:rPrChange w:id="286" w:author="Sudheer Gaddam" w:date="2019-08-03T13:54:00Z">
            <w:rPr/>
          </w:rPrChange>
        </w:rPr>
        <w:t xml:space="preserve"> the</w:t>
      </w:r>
      <w:r w:rsidR="00663F7A" w:rsidRPr="00197C28">
        <w:rPr>
          <w:rFonts w:ascii="Times New Roman" w:hAnsi="Times New Roman" w:cs="Times New Roman"/>
          <w:rPrChange w:id="287" w:author="Sudheer Gaddam" w:date="2019-08-03T13:54:00Z">
            <w:rPr/>
          </w:rPrChange>
        </w:rPr>
        <w:t xml:space="preserve"> right of the </w:t>
      </w:r>
      <w:r w:rsidR="00170E37" w:rsidRPr="00197C28">
        <w:rPr>
          <w:rFonts w:ascii="Times New Roman" w:hAnsi="Times New Roman" w:cs="Times New Roman"/>
          <w:rPrChange w:id="288" w:author="Sudheer Gaddam" w:date="2019-08-03T13:54:00Z">
            <w:rPr/>
          </w:rPrChange>
        </w:rPr>
        <w:t>screen</w:t>
      </w:r>
      <w:r w:rsidR="007954AD" w:rsidRPr="00197C28">
        <w:rPr>
          <w:rFonts w:ascii="Times New Roman" w:hAnsi="Times New Roman" w:cs="Times New Roman"/>
          <w:rPrChange w:id="289" w:author="Sudheer Gaddam" w:date="2019-08-03T13:54:00Z">
            <w:rPr/>
          </w:rPrChange>
        </w:rPr>
        <w:t>.</w:t>
      </w:r>
    </w:p>
    <w:p w14:paraId="57F8D252" w14:textId="35CDC3B3" w:rsidR="007C3168" w:rsidRPr="00197C28" w:rsidRDefault="007C38F2" w:rsidP="000B0268">
      <w:pPr>
        <w:jc w:val="center"/>
        <w:rPr>
          <w:rFonts w:ascii="Times New Roman" w:hAnsi="Times New Roman" w:cs="Times New Roman"/>
          <w:rPrChange w:id="290" w:author="Sudheer Gaddam" w:date="2019-08-03T13:54:00Z">
            <w:rPr/>
          </w:rPrChange>
        </w:rPr>
        <w:pPrChange w:id="291" w:author="Sudheer Gaddam" w:date="2019-08-03T17:27:00Z">
          <w:pPr/>
        </w:pPrChange>
      </w:pPr>
      <w:r w:rsidRPr="00197C28">
        <w:rPr>
          <w:rFonts w:ascii="Times New Roman" w:hAnsi="Times New Roman" w:cs="Times New Roman"/>
          <w:noProof/>
          <w:rPrChange w:id="292" w:author="Unknown">
            <w:rPr>
              <w:noProof/>
            </w:rPr>
          </w:rPrChange>
        </w:rPr>
        <w:lastRenderedPageBreak/>
        <w:drawing>
          <wp:inline distT="0" distB="0" distL="0" distR="0" wp14:anchorId="31D975C8" wp14:editId="454B89C1">
            <wp:extent cx="4937176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974" cy="24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958" w14:textId="77777777" w:rsidR="007C38F2" w:rsidRPr="00197C28" w:rsidRDefault="007C38F2" w:rsidP="00550636">
      <w:pPr>
        <w:pStyle w:val="Heading2"/>
        <w:rPr>
          <w:rFonts w:cs="Times New Roman"/>
          <w:rPrChange w:id="293" w:author="Sudheer Gaddam" w:date="2019-08-03T13:54:00Z">
            <w:rPr/>
          </w:rPrChange>
        </w:rPr>
      </w:pPr>
      <w:bookmarkStart w:id="294" w:name="_Toc15747668"/>
      <w:r w:rsidRPr="00197C28">
        <w:rPr>
          <w:rFonts w:cs="Times New Roman"/>
          <w:rPrChange w:id="295" w:author="Sudheer Gaddam" w:date="2019-08-03T13:54:00Z">
            <w:rPr/>
          </w:rPrChange>
        </w:rPr>
        <w:t>Search</w:t>
      </w:r>
      <w:bookmarkEnd w:id="294"/>
      <w:del w:id="296" w:author="Sudheer Gaddam" w:date="2019-08-03T17:41:00Z">
        <w:r w:rsidRPr="00197C28" w:rsidDel="001C038C">
          <w:rPr>
            <w:rFonts w:cs="Times New Roman"/>
            <w:rPrChange w:id="297" w:author="Sudheer Gaddam" w:date="2019-08-03T13:54:00Z">
              <w:rPr/>
            </w:rPrChange>
          </w:rPr>
          <w:delText>:</w:delText>
        </w:r>
      </w:del>
    </w:p>
    <w:p w14:paraId="13D98327" w14:textId="017AF347" w:rsidR="007C38F2" w:rsidRPr="00197C28" w:rsidRDefault="007C38F2" w:rsidP="000B0268">
      <w:pPr>
        <w:jc w:val="both"/>
        <w:rPr>
          <w:rFonts w:ascii="Times New Roman" w:hAnsi="Times New Roman" w:cs="Times New Roman"/>
          <w:rPrChange w:id="298" w:author="Sudheer Gaddam" w:date="2019-08-03T13:54:00Z">
            <w:rPr/>
          </w:rPrChange>
        </w:rPr>
        <w:pPrChange w:id="299" w:author="Sudheer Gaddam" w:date="2019-08-03T17:28:00Z">
          <w:pPr/>
        </w:pPrChange>
      </w:pPr>
      <w:r w:rsidRPr="00197C28">
        <w:rPr>
          <w:rFonts w:ascii="Times New Roman" w:hAnsi="Times New Roman" w:cs="Times New Roman"/>
          <w:rPrChange w:id="300" w:author="Sudheer Gaddam" w:date="2019-08-03T13:54:00Z">
            <w:rPr/>
          </w:rPrChange>
        </w:rPr>
        <w:t>Admin</w:t>
      </w:r>
      <w:r w:rsidR="00664B63" w:rsidRPr="00197C28">
        <w:rPr>
          <w:rFonts w:ascii="Times New Roman" w:hAnsi="Times New Roman" w:cs="Times New Roman"/>
          <w:rPrChange w:id="301" w:author="Sudheer Gaddam" w:date="2019-08-03T13:54:00Z">
            <w:rPr/>
          </w:rPrChange>
        </w:rPr>
        <w:t xml:space="preserve"> users</w:t>
      </w:r>
      <w:r w:rsidRPr="00197C28">
        <w:rPr>
          <w:rFonts w:ascii="Times New Roman" w:hAnsi="Times New Roman" w:cs="Times New Roman"/>
          <w:rPrChange w:id="302" w:author="Sudheer Gaddam" w:date="2019-08-03T13:54:00Z">
            <w:rPr/>
          </w:rPrChange>
        </w:rPr>
        <w:t xml:space="preserve"> can search for information on the dashboard page based on certain key words. There is a </w:t>
      </w:r>
      <w:r w:rsidRPr="00197C28">
        <w:rPr>
          <w:rFonts w:ascii="Times New Roman" w:hAnsi="Times New Roman" w:cs="Times New Roman"/>
          <w:b/>
          <w:bCs/>
          <w:rPrChange w:id="303" w:author="Sudheer Gaddam" w:date="2019-08-03T13:54:00Z">
            <w:rPr>
              <w:b/>
              <w:bCs/>
            </w:rPr>
          </w:rPrChange>
        </w:rPr>
        <w:t>Search</w:t>
      </w:r>
      <w:r w:rsidRPr="00197C28">
        <w:rPr>
          <w:rFonts w:ascii="Times New Roman" w:hAnsi="Times New Roman" w:cs="Times New Roman"/>
          <w:rPrChange w:id="304" w:author="Sudheer Gaddam" w:date="2019-08-03T13:54:00Z">
            <w:rPr/>
          </w:rPrChange>
        </w:rPr>
        <w:t xml:space="preserve"> text box available at the top of the feeds. They can type in their keyword and the search result will be displayed below the </w:t>
      </w:r>
      <w:r w:rsidRPr="00197C28">
        <w:rPr>
          <w:rFonts w:ascii="Times New Roman" w:hAnsi="Times New Roman" w:cs="Times New Roman"/>
          <w:b/>
          <w:bCs/>
          <w:rPrChange w:id="305" w:author="Sudheer Gaddam" w:date="2019-08-03T13:54:00Z">
            <w:rPr>
              <w:b/>
              <w:bCs/>
            </w:rPr>
          </w:rPrChange>
        </w:rPr>
        <w:t>Search</w:t>
      </w:r>
      <w:r w:rsidRPr="00197C28">
        <w:rPr>
          <w:rFonts w:ascii="Times New Roman" w:hAnsi="Times New Roman" w:cs="Times New Roman"/>
          <w:rPrChange w:id="306" w:author="Sudheer Gaddam" w:date="2019-08-03T13:54:00Z">
            <w:rPr/>
          </w:rPrChange>
        </w:rPr>
        <w:t xml:space="preserve"> text box based on the keyword typed in.</w:t>
      </w:r>
    </w:p>
    <w:p w14:paraId="2D480454" w14:textId="47D1C5EF" w:rsidR="00996CE0" w:rsidRPr="00197C28" w:rsidRDefault="00996CE0" w:rsidP="000B0268">
      <w:pPr>
        <w:jc w:val="center"/>
        <w:rPr>
          <w:rFonts w:ascii="Times New Roman" w:hAnsi="Times New Roman" w:cs="Times New Roman"/>
          <w:rPrChange w:id="307" w:author="Sudheer Gaddam" w:date="2019-08-03T13:54:00Z">
            <w:rPr/>
          </w:rPrChange>
        </w:rPr>
        <w:pPrChange w:id="308" w:author="Sudheer Gaddam" w:date="2019-08-03T17:29:00Z">
          <w:pPr/>
        </w:pPrChange>
      </w:pPr>
      <w:r w:rsidRPr="00197C28">
        <w:rPr>
          <w:rFonts w:ascii="Times New Roman" w:hAnsi="Times New Roman" w:cs="Times New Roman"/>
          <w:noProof/>
          <w:rPrChange w:id="309" w:author="Unknown">
            <w:rPr>
              <w:noProof/>
            </w:rPr>
          </w:rPrChange>
        </w:rPr>
        <w:drawing>
          <wp:inline distT="0" distB="0" distL="0" distR="0" wp14:anchorId="55A32E1A" wp14:editId="449A0A77">
            <wp:extent cx="5109284" cy="25300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284" cy="25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F3F7" w14:textId="77777777" w:rsidR="00996CE0" w:rsidRPr="00197C28" w:rsidRDefault="00996CE0" w:rsidP="00FD3018">
      <w:pPr>
        <w:pStyle w:val="Heading1"/>
        <w:rPr>
          <w:rPrChange w:id="310" w:author="Sudheer Gaddam" w:date="2019-08-03T13:54:00Z">
            <w:rPr/>
          </w:rPrChange>
        </w:rPr>
        <w:pPrChange w:id="311" w:author="Sudheer Gaddam" w:date="2019-08-03T17:44:00Z">
          <w:pPr>
            <w:pStyle w:val="Heading1"/>
          </w:pPr>
        </w:pPrChange>
      </w:pPr>
      <w:bookmarkStart w:id="312" w:name="_Toc15747669"/>
      <w:r w:rsidRPr="00197C28">
        <w:rPr>
          <w:rPrChange w:id="313" w:author="Sudheer Gaddam" w:date="2019-08-03T13:54:00Z">
            <w:rPr/>
          </w:rPrChange>
        </w:rPr>
        <w:t>Notifications:</w:t>
      </w:r>
      <w:bookmarkEnd w:id="312"/>
    </w:p>
    <w:p w14:paraId="10612665" w14:textId="27C9BDB9" w:rsidR="00B36F18" w:rsidRPr="00197C28" w:rsidRDefault="00825D97" w:rsidP="001C038C">
      <w:pPr>
        <w:jc w:val="both"/>
        <w:rPr>
          <w:rFonts w:ascii="Times New Roman" w:hAnsi="Times New Roman" w:cs="Times New Roman"/>
          <w:rPrChange w:id="314" w:author="Sudheer Gaddam" w:date="2019-08-03T13:54:00Z">
            <w:rPr/>
          </w:rPrChange>
        </w:rPr>
        <w:pPrChange w:id="315" w:author="Sudheer Gaddam" w:date="2019-08-03T17:33:00Z">
          <w:pPr/>
        </w:pPrChange>
      </w:pPr>
      <w:r w:rsidRPr="00197C28">
        <w:rPr>
          <w:rFonts w:ascii="Times New Roman" w:hAnsi="Times New Roman" w:cs="Times New Roman"/>
          <w:rPrChange w:id="316" w:author="Sudheer Gaddam" w:date="2019-08-03T13:54:00Z">
            <w:rPr/>
          </w:rPrChange>
        </w:rPr>
        <w:t xml:space="preserve">The Notifications screen displays all the updates related to Students and Teachers. </w:t>
      </w:r>
      <w:del w:id="317" w:author="Sudheer Gaddam" w:date="2019-08-03T17:33:00Z">
        <w:r w:rsidR="00284945" w:rsidRPr="00197C28" w:rsidDel="001C038C">
          <w:rPr>
            <w:rFonts w:ascii="Times New Roman" w:hAnsi="Times New Roman" w:cs="Times New Roman"/>
            <w:rPrChange w:id="318" w:author="Sudheer Gaddam" w:date="2019-08-03T13:54:00Z">
              <w:rPr/>
            </w:rPrChange>
          </w:rPr>
          <w:delText xml:space="preserve">Click </w:delText>
        </w:r>
        <w:r w:rsidR="00F64F7F" w:rsidRPr="00197C28" w:rsidDel="001C038C">
          <w:rPr>
            <w:rFonts w:ascii="Times New Roman" w:hAnsi="Times New Roman" w:cs="Times New Roman"/>
            <w:rPrChange w:id="319" w:author="Sudheer Gaddam" w:date="2019-08-03T13:54:00Z">
              <w:rPr/>
            </w:rPrChange>
          </w:rPr>
          <w:delText xml:space="preserve"> the</w:delText>
        </w:r>
      </w:del>
      <w:ins w:id="320" w:author="Sudheer Gaddam" w:date="2019-08-03T17:33:00Z">
        <w:r w:rsidR="001C038C" w:rsidRPr="00197C28">
          <w:rPr>
            <w:rFonts w:ascii="Times New Roman" w:hAnsi="Times New Roman" w:cs="Times New Roman"/>
            <w:rPrChange w:id="321" w:author="Sudheer Gaddam" w:date="2019-08-03T13:54:00Z">
              <w:rPr>
                <w:rFonts w:ascii="Times New Roman" w:hAnsi="Times New Roman" w:cs="Times New Roman"/>
              </w:rPr>
            </w:rPrChange>
          </w:rPr>
          <w:t>Click the</w:t>
        </w:r>
      </w:ins>
      <w:r w:rsidR="00F64F7F" w:rsidRPr="00197C28">
        <w:rPr>
          <w:rFonts w:ascii="Times New Roman" w:hAnsi="Times New Roman" w:cs="Times New Roman"/>
          <w:rPrChange w:id="322" w:author="Sudheer Gaddam" w:date="2019-08-03T13:54:00Z">
            <w:rPr/>
          </w:rPrChange>
        </w:rPr>
        <w:t xml:space="preserve"> bell icon </w:t>
      </w:r>
      <w:r w:rsidR="00284945" w:rsidRPr="00197C28">
        <w:rPr>
          <w:rFonts w:ascii="Times New Roman" w:hAnsi="Times New Roman" w:cs="Times New Roman"/>
          <w:rPrChange w:id="323" w:author="Sudheer Gaddam" w:date="2019-08-03T13:54:00Z">
            <w:rPr/>
          </w:rPrChange>
        </w:rPr>
        <w:t xml:space="preserve">displayed at the top of the Dashboard screen </w:t>
      </w:r>
      <w:r w:rsidR="00EC1DEB" w:rsidRPr="00197C28">
        <w:rPr>
          <w:rFonts w:ascii="Times New Roman" w:hAnsi="Times New Roman" w:cs="Times New Roman"/>
          <w:rPrChange w:id="324" w:author="Sudheer Gaddam" w:date="2019-08-03T13:54:00Z">
            <w:rPr/>
          </w:rPrChange>
        </w:rPr>
        <w:t xml:space="preserve">to </w:t>
      </w:r>
      <w:r w:rsidRPr="00197C28">
        <w:rPr>
          <w:rFonts w:ascii="Times New Roman" w:hAnsi="Times New Roman" w:cs="Times New Roman"/>
          <w:rPrChange w:id="325" w:author="Sudheer Gaddam" w:date="2019-08-03T13:54:00Z">
            <w:rPr/>
          </w:rPrChange>
        </w:rPr>
        <w:t xml:space="preserve">access the Notifications screen. On this screen, you can </w:t>
      </w:r>
      <w:del w:id="326" w:author="Sudheer Gaddam" w:date="2019-08-03T17:33:00Z">
        <w:r w:rsidR="00EC1DEB" w:rsidRPr="00197C28" w:rsidDel="001C038C">
          <w:rPr>
            <w:rFonts w:ascii="Times New Roman" w:hAnsi="Times New Roman" w:cs="Times New Roman"/>
            <w:rPrChange w:id="327" w:author="Sudheer Gaddam" w:date="2019-08-03T13:54:00Z">
              <w:rPr/>
            </w:rPrChange>
          </w:rPr>
          <w:delText xml:space="preserve">view </w:delText>
        </w:r>
        <w:r w:rsidR="00996CE0" w:rsidRPr="00197C28" w:rsidDel="001C038C">
          <w:rPr>
            <w:rFonts w:ascii="Times New Roman" w:hAnsi="Times New Roman" w:cs="Times New Roman"/>
            <w:rPrChange w:id="328" w:author="Sudheer Gaddam" w:date="2019-08-03T13:54:00Z">
              <w:rPr/>
            </w:rPrChange>
          </w:rPr>
          <w:delText xml:space="preserve"> notifications</w:delText>
        </w:r>
      </w:del>
      <w:ins w:id="329" w:author="Sudheer Gaddam" w:date="2019-08-03T17:33:00Z">
        <w:r w:rsidR="001C038C" w:rsidRPr="00197C28">
          <w:rPr>
            <w:rFonts w:ascii="Times New Roman" w:hAnsi="Times New Roman" w:cs="Times New Roman"/>
            <w:rPrChange w:id="330" w:author="Sudheer Gaddam" w:date="2019-08-03T13:54:00Z">
              <w:rPr>
                <w:rFonts w:ascii="Times New Roman" w:hAnsi="Times New Roman" w:cs="Times New Roman"/>
              </w:rPr>
            </w:rPrChange>
          </w:rPr>
          <w:t>view notifications</w:t>
        </w:r>
      </w:ins>
      <w:r w:rsidR="00996CE0" w:rsidRPr="00197C28">
        <w:rPr>
          <w:rFonts w:ascii="Times New Roman" w:hAnsi="Times New Roman" w:cs="Times New Roman"/>
          <w:rPrChange w:id="331" w:author="Sudheer Gaddam" w:date="2019-08-03T13:54:00Z">
            <w:rPr/>
          </w:rPrChange>
        </w:rPr>
        <w:t xml:space="preserve"> such as new posts, hall pass</w:t>
      </w:r>
      <w:r w:rsidR="00EC1DEB" w:rsidRPr="00197C28">
        <w:rPr>
          <w:rFonts w:ascii="Times New Roman" w:hAnsi="Times New Roman" w:cs="Times New Roman"/>
          <w:rPrChange w:id="332" w:author="Sudheer Gaddam" w:date="2019-08-03T13:54:00Z">
            <w:rPr/>
          </w:rPrChange>
        </w:rPr>
        <w:t xml:space="preserve"> requests</w:t>
      </w:r>
      <w:r w:rsidR="00996CE0" w:rsidRPr="00197C28">
        <w:rPr>
          <w:rFonts w:ascii="Times New Roman" w:hAnsi="Times New Roman" w:cs="Times New Roman"/>
          <w:rPrChange w:id="333" w:author="Sudheer Gaddam" w:date="2019-08-03T13:54:00Z">
            <w:rPr/>
          </w:rPrChange>
        </w:rPr>
        <w:t xml:space="preserve">, suggestions, </w:t>
      </w:r>
      <w:r w:rsidR="00EC1DEB" w:rsidRPr="00197C28">
        <w:rPr>
          <w:rFonts w:ascii="Times New Roman" w:hAnsi="Times New Roman" w:cs="Times New Roman"/>
          <w:rPrChange w:id="334" w:author="Sudheer Gaddam" w:date="2019-08-03T13:54:00Z">
            <w:rPr/>
          </w:rPrChange>
        </w:rPr>
        <w:t xml:space="preserve">and </w:t>
      </w:r>
      <w:r w:rsidR="00996CE0" w:rsidRPr="00197C28">
        <w:rPr>
          <w:rFonts w:ascii="Times New Roman" w:hAnsi="Times New Roman" w:cs="Times New Roman"/>
          <w:rPrChange w:id="335" w:author="Sudheer Gaddam" w:date="2019-08-03T13:54:00Z">
            <w:rPr/>
          </w:rPrChange>
        </w:rPr>
        <w:t xml:space="preserve">likes or comments </w:t>
      </w:r>
      <w:r w:rsidR="00F64F7F" w:rsidRPr="00197C28">
        <w:rPr>
          <w:rFonts w:ascii="Times New Roman" w:hAnsi="Times New Roman" w:cs="Times New Roman"/>
          <w:rPrChange w:id="336" w:author="Sudheer Gaddam" w:date="2019-08-03T13:54:00Z">
            <w:rPr/>
          </w:rPrChange>
        </w:rPr>
        <w:t xml:space="preserve">which </w:t>
      </w:r>
      <w:r w:rsidR="00284945" w:rsidRPr="00197C28">
        <w:rPr>
          <w:rFonts w:ascii="Times New Roman" w:hAnsi="Times New Roman" w:cs="Times New Roman"/>
          <w:rPrChange w:id="337" w:author="Sudheer Gaddam" w:date="2019-08-03T13:54:00Z">
            <w:rPr/>
          </w:rPrChange>
        </w:rPr>
        <w:t xml:space="preserve">are </w:t>
      </w:r>
      <w:r w:rsidR="00F64F7F" w:rsidRPr="00197C28">
        <w:rPr>
          <w:rFonts w:ascii="Times New Roman" w:hAnsi="Times New Roman" w:cs="Times New Roman"/>
          <w:rPrChange w:id="338" w:author="Sudheer Gaddam" w:date="2019-08-03T13:54:00Z">
            <w:rPr/>
          </w:rPrChange>
        </w:rPr>
        <w:t xml:space="preserve">created by </w:t>
      </w:r>
      <w:r w:rsidR="0025255D" w:rsidRPr="00197C28">
        <w:rPr>
          <w:rFonts w:ascii="Times New Roman" w:hAnsi="Times New Roman" w:cs="Times New Roman"/>
          <w:rPrChange w:id="339" w:author="Sudheer Gaddam" w:date="2019-08-03T13:54:00Z">
            <w:rPr/>
          </w:rPrChange>
        </w:rPr>
        <w:t>S</w:t>
      </w:r>
      <w:r w:rsidR="00F64F7F" w:rsidRPr="00197C28">
        <w:rPr>
          <w:rFonts w:ascii="Times New Roman" w:hAnsi="Times New Roman" w:cs="Times New Roman"/>
          <w:rPrChange w:id="340" w:author="Sudheer Gaddam" w:date="2019-08-03T13:54:00Z">
            <w:rPr/>
          </w:rPrChange>
        </w:rPr>
        <w:t xml:space="preserve">tudents and </w:t>
      </w:r>
      <w:r w:rsidR="0025255D" w:rsidRPr="00197C28">
        <w:rPr>
          <w:rFonts w:ascii="Times New Roman" w:hAnsi="Times New Roman" w:cs="Times New Roman"/>
          <w:rPrChange w:id="341" w:author="Sudheer Gaddam" w:date="2019-08-03T13:54:00Z">
            <w:rPr/>
          </w:rPrChange>
        </w:rPr>
        <w:t>T</w:t>
      </w:r>
      <w:r w:rsidR="00F64F7F" w:rsidRPr="00197C28">
        <w:rPr>
          <w:rFonts w:ascii="Times New Roman" w:hAnsi="Times New Roman" w:cs="Times New Roman"/>
          <w:rPrChange w:id="342" w:author="Sudheer Gaddam" w:date="2019-08-03T13:54:00Z">
            <w:rPr/>
          </w:rPrChange>
        </w:rPr>
        <w:t>eachers</w:t>
      </w:r>
      <w:r w:rsidR="00996CE0" w:rsidRPr="00197C28">
        <w:rPr>
          <w:rFonts w:ascii="Times New Roman" w:hAnsi="Times New Roman" w:cs="Times New Roman"/>
          <w:rPrChange w:id="343" w:author="Sudheer Gaddam" w:date="2019-08-03T13:54:00Z">
            <w:rPr/>
          </w:rPrChange>
        </w:rPr>
        <w:t>. You can click on any notification to access the details of that particular notification.</w:t>
      </w:r>
      <w:r w:rsidR="00E966C0" w:rsidRPr="00197C28">
        <w:rPr>
          <w:rFonts w:ascii="Times New Roman" w:hAnsi="Times New Roman" w:cs="Times New Roman"/>
          <w:rPrChange w:id="344" w:author="Sudheer Gaddam" w:date="2019-08-03T13:54:00Z">
            <w:rPr/>
          </w:rPrChange>
        </w:rPr>
        <w:t xml:space="preserve"> You can </w:t>
      </w:r>
      <w:r w:rsidR="00560D2C" w:rsidRPr="00197C28">
        <w:rPr>
          <w:rFonts w:ascii="Times New Roman" w:hAnsi="Times New Roman" w:cs="Times New Roman"/>
          <w:rPrChange w:id="345" w:author="Sudheer Gaddam" w:date="2019-08-03T13:54:00Z">
            <w:rPr/>
          </w:rPrChange>
        </w:rPr>
        <w:t xml:space="preserve">view </w:t>
      </w:r>
      <w:r w:rsidR="00E966C0" w:rsidRPr="00197C28">
        <w:rPr>
          <w:rFonts w:ascii="Times New Roman" w:hAnsi="Times New Roman" w:cs="Times New Roman"/>
          <w:rPrChange w:id="346" w:author="Sudheer Gaddam" w:date="2019-08-03T13:54:00Z">
            <w:rPr/>
          </w:rPrChange>
        </w:rPr>
        <w:t>all notifications</w:t>
      </w:r>
      <w:r w:rsidR="00560D2C" w:rsidRPr="00197C28">
        <w:rPr>
          <w:rFonts w:ascii="Times New Roman" w:hAnsi="Times New Roman" w:cs="Times New Roman"/>
          <w:rPrChange w:id="347" w:author="Sudheer Gaddam" w:date="2019-08-03T13:54:00Z">
            <w:rPr/>
          </w:rPrChange>
        </w:rPr>
        <w:t xml:space="preserve"> by</w:t>
      </w:r>
      <w:r w:rsidR="00E966C0" w:rsidRPr="00197C28">
        <w:rPr>
          <w:rFonts w:ascii="Times New Roman" w:hAnsi="Times New Roman" w:cs="Times New Roman"/>
          <w:rPrChange w:id="348" w:author="Sudheer Gaddam" w:date="2019-08-03T13:54:00Z">
            <w:rPr/>
          </w:rPrChange>
        </w:rPr>
        <w:t xml:space="preserve"> click</w:t>
      </w:r>
      <w:r w:rsidR="00560D2C" w:rsidRPr="00197C28">
        <w:rPr>
          <w:rFonts w:ascii="Times New Roman" w:hAnsi="Times New Roman" w:cs="Times New Roman"/>
          <w:rPrChange w:id="349" w:author="Sudheer Gaddam" w:date="2019-08-03T13:54:00Z">
            <w:rPr/>
          </w:rPrChange>
        </w:rPr>
        <w:t>ing the</w:t>
      </w:r>
      <w:r w:rsidR="00E966C0" w:rsidRPr="00197C28">
        <w:rPr>
          <w:rFonts w:ascii="Times New Roman" w:hAnsi="Times New Roman" w:cs="Times New Roman"/>
          <w:rPrChange w:id="350" w:author="Sudheer Gaddam" w:date="2019-08-03T13:54:00Z">
            <w:rPr/>
          </w:rPrChange>
        </w:rPr>
        <w:t xml:space="preserve"> </w:t>
      </w:r>
      <w:r w:rsidR="00E966C0" w:rsidRPr="00197C28">
        <w:rPr>
          <w:rFonts w:ascii="Times New Roman" w:hAnsi="Times New Roman" w:cs="Times New Roman"/>
          <w:b/>
          <w:bCs/>
          <w:rPrChange w:id="351" w:author="Sudheer Gaddam" w:date="2019-08-03T13:54:00Z">
            <w:rPr>
              <w:b/>
              <w:bCs/>
            </w:rPr>
          </w:rPrChange>
        </w:rPr>
        <w:t>View All</w:t>
      </w:r>
      <w:r w:rsidR="00E966C0" w:rsidRPr="00197C28">
        <w:rPr>
          <w:rFonts w:ascii="Times New Roman" w:hAnsi="Times New Roman" w:cs="Times New Roman"/>
          <w:rPrChange w:id="352" w:author="Sudheer Gaddam" w:date="2019-08-03T13:54:00Z">
            <w:rPr/>
          </w:rPrChange>
        </w:rPr>
        <w:t xml:space="preserve"> link.</w:t>
      </w:r>
    </w:p>
    <w:p w14:paraId="680EDD0A" w14:textId="6CAFAED5" w:rsidR="00996CE0" w:rsidRPr="00197C28" w:rsidRDefault="00E966C0" w:rsidP="001C038C">
      <w:pPr>
        <w:jc w:val="center"/>
        <w:rPr>
          <w:rFonts w:ascii="Times New Roman" w:hAnsi="Times New Roman" w:cs="Times New Roman"/>
          <w:rPrChange w:id="353" w:author="Sudheer Gaddam" w:date="2019-08-03T13:54:00Z">
            <w:rPr/>
          </w:rPrChange>
        </w:rPr>
        <w:pPrChange w:id="354" w:author="Sudheer Gaddam" w:date="2019-08-03T17:32:00Z">
          <w:pPr/>
        </w:pPrChange>
      </w:pPr>
      <w:r w:rsidRPr="00197C28">
        <w:rPr>
          <w:rFonts w:ascii="Times New Roman" w:hAnsi="Times New Roman" w:cs="Times New Roman"/>
          <w:noProof/>
          <w:rPrChange w:id="355" w:author="Unknown">
            <w:rPr>
              <w:noProof/>
            </w:rPr>
          </w:rPrChange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30C14" wp14:editId="2C78B831">
                <wp:simplePos x="0" y="0"/>
                <wp:positionH relativeFrom="column">
                  <wp:posOffset>4705350</wp:posOffset>
                </wp:positionH>
                <wp:positionV relativeFrom="paragraph">
                  <wp:posOffset>255906</wp:posOffset>
                </wp:positionV>
                <wp:extent cx="762000" cy="1333500"/>
                <wp:effectExtent l="19050" t="19050" r="19050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33350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14" o:spid="_x0000_s1026" type="#_x0000_t109" style="position:absolute;margin-left:370.5pt;margin-top:20.15pt;width:60pt;height:1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" filled="f" strokecolor="black [3213]" strokeweight="2.25pt"/>
            </w:pict>
          </mc:Fallback>
        </mc:AlternateContent>
      </w:r>
      <w:r w:rsidR="003074BF" w:rsidRPr="00197C28">
        <w:rPr>
          <w:rFonts w:ascii="Times New Roman" w:hAnsi="Times New Roman" w:cs="Times New Roman"/>
          <w:noProof/>
          <w:rPrChange w:id="356" w:author="Unknown">
            <w:rPr>
              <w:noProof/>
            </w:rPr>
          </w:rPrChange>
        </w:rPr>
        <w:drawing>
          <wp:inline distT="0" distB="0" distL="0" distR="0" wp14:anchorId="2C1270A7" wp14:editId="51149C58">
            <wp:extent cx="5095875" cy="26622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153" cy="26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0324" w14:textId="6A88E44E" w:rsidR="00E966C0" w:rsidRPr="00197C28" w:rsidRDefault="00E966C0" w:rsidP="001E1D12">
      <w:pPr>
        <w:rPr>
          <w:rFonts w:ascii="Times New Roman" w:hAnsi="Times New Roman" w:cs="Times New Roman"/>
          <w:rPrChange w:id="357" w:author="Sudheer Gaddam" w:date="2019-08-03T13:54:00Z">
            <w:rPr/>
          </w:rPrChange>
        </w:rPr>
      </w:pPr>
    </w:p>
    <w:p w14:paraId="00E511CD" w14:textId="253A891D" w:rsidR="003074BF" w:rsidRPr="00197C28" w:rsidRDefault="003074BF" w:rsidP="001C038C">
      <w:pPr>
        <w:jc w:val="center"/>
        <w:rPr>
          <w:rFonts w:ascii="Times New Roman" w:hAnsi="Times New Roman" w:cs="Times New Roman"/>
          <w:rPrChange w:id="358" w:author="Sudheer Gaddam" w:date="2019-08-03T13:54:00Z">
            <w:rPr/>
          </w:rPrChange>
        </w:rPr>
        <w:pPrChange w:id="359" w:author="Sudheer Gaddam" w:date="2019-08-03T17:33:00Z">
          <w:pPr/>
        </w:pPrChange>
      </w:pPr>
      <w:r w:rsidRPr="00197C28">
        <w:rPr>
          <w:rFonts w:ascii="Times New Roman" w:hAnsi="Times New Roman" w:cs="Times New Roman"/>
          <w:noProof/>
          <w:rPrChange w:id="360" w:author="Unknown">
            <w:rPr>
              <w:noProof/>
            </w:rPr>
          </w:rPrChange>
        </w:rPr>
        <w:drawing>
          <wp:inline distT="0" distB="0" distL="0" distR="0" wp14:anchorId="428F78FF" wp14:editId="17308B22">
            <wp:extent cx="5191125" cy="25550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380" cy="25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35D1" w14:textId="24BDA8EA" w:rsidR="00C33893" w:rsidRPr="00197C28" w:rsidRDefault="00C33893" w:rsidP="001C038C">
      <w:pPr>
        <w:pStyle w:val="Heading2"/>
        <w:rPr>
          <w:rPrChange w:id="361" w:author="Sudheer Gaddam" w:date="2019-08-03T13:54:00Z">
            <w:rPr/>
          </w:rPrChange>
        </w:rPr>
        <w:pPrChange w:id="362" w:author="Sudheer Gaddam" w:date="2019-08-03T17:34:00Z">
          <w:pPr>
            <w:pStyle w:val="Heading2"/>
          </w:pPr>
        </w:pPrChange>
      </w:pPr>
      <w:bookmarkStart w:id="363" w:name="_Toc15747670"/>
      <w:r w:rsidRPr="001C038C">
        <w:rPr>
          <w:rPrChange w:id="364" w:author="Sudheer Gaddam" w:date="2019-08-03T17:34:00Z">
            <w:rPr/>
          </w:rPrChange>
        </w:rPr>
        <w:t>Delet</w:t>
      </w:r>
      <w:r w:rsidR="00920FC0" w:rsidRPr="001C038C">
        <w:rPr>
          <w:rPrChange w:id="365" w:author="Sudheer Gaddam" w:date="2019-08-03T17:34:00Z">
            <w:rPr/>
          </w:rPrChange>
        </w:rPr>
        <w:t>ing</w:t>
      </w:r>
      <w:r w:rsidRPr="00197C28">
        <w:rPr>
          <w:rPrChange w:id="366" w:author="Sudheer Gaddam" w:date="2019-08-03T13:54:00Z">
            <w:rPr/>
          </w:rPrChange>
        </w:rPr>
        <w:t xml:space="preserve"> </w:t>
      </w:r>
      <w:r w:rsidR="00920FC0" w:rsidRPr="00197C28">
        <w:rPr>
          <w:rPrChange w:id="367" w:author="Sudheer Gaddam" w:date="2019-08-03T13:54:00Z">
            <w:rPr/>
          </w:rPrChange>
        </w:rPr>
        <w:t>Newsfeeds (</w:t>
      </w:r>
      <w:r w:rsidR="00550636" w:rsidRPr="00197C28">
        <w:rPr>
          <w:rPrChange w:id="368" w:author="Sudheer Gaddam" w:date="2019-08-03T13:54:00Z">
            <w:rPr/>
          </w:rPrChange>
        </w:rPr>
        <w:t>Post</w:t>
      </w:r>
      <w:r w:rsidR="00920FC0" w:rsidRPr="00197C28">
        <w:rPr>
          <w:rPrChange w:id="369" w:author="Sudheer Gaddam" w:date="2019-08-03T13:54:00Z">
            <w:rPr/>
          </w:rPrChange>
        </w:rPr>
        <w:t>s)</w:t>
      </w:r>
      <w:bookmarkEnd w:id="363"/>
    </w:p>
    <w:p w14:paraId="2A363438" w14:textId="71592677" w:rsidR="001B42AA" w:rsidRPr="00197C28" w:rsidRDefault="00980241" w:rsidP="00C33893">
      <w:pPr>
        <w:rPr>
          <w:rFonts w:ascii="Times New Roman" w:hAnsi="Times New Roman" w:cs="Times New Roman"/>
          <w:bCs/>
          <w:sz w:val="24"/>
          <w:szCs w:val="24"/>
          <w:rPrChange w:id="370" w:author="Sudheer Gaddam" w:date="2019-08-03T13:54:00Z">
            <w:rPr>
              <w:bCs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Cs/>
          <w:sz w:val="24"/>
          <w:szCs w:val="24"/>
          <w:rPrChange w:id="371" w:author="Sudheer Gaddam" w:date="2019-08-03T13:54:00Z">
            <w:rPr>
              <w:bCs/>
              <w:sz w:val="24"/>
              <w:szCs w:val="24"/>
            </w:rPr>
          </w:rPrChange>
        </w:rPr>
        <w:t xml:space="preserve">Admin </w:t>
      </w:r>
      <w:r w:rsidR="00940881" w:rsidRPr="00197C28">
        <w:rPr>
          <w:rFonts w:ascii="Times New Roman" w:hAnsi="Times New Roman" w:cs="Times New Roman"/>
          <w:bCs/>
          <w:sz w:val="24"/>
          <w:szCs w:val="24"/>
          <w:rPrChange w:id="372" w:author="Sudheer Gaddam" w:date="2019-08-03T13:54:00Z">
            <w:rPr>
              <w:bCs/>
              <w:sz w:val="24"/>
              <w:szCs w:val="24"/>
            </w:rPr>
          </w:rPrChange>
        </w:rPr>
        <w:t xml:space="preserve">users </w:t>
      </w:r>
      <w:r w:rsidR="00615147" w:rsidRPr="00197C28">
        <w:rPr>
          <w:rFonts w:ascii="Times New Roman" w:hAnsi="Times New Roman" w:cs="Times New Roman"/>
          <w:bCs/>
          <w:sz w:val="24"/>
          <w:szCs w:val="24"/>
          <w:rPrChange w:id="373" w:author="Sudheer Gaddam" w:date="2019-08-03T13:54:00Z">
            <w:rPr>
              <w:bCs/>
              <w:sz w:val="24"/>
              <w:szCs w:val="24"/>
            </w:rPr>
          </w:rPrChange>
        </w:rPr>
        <w:t>ha</w:t>
      </w:r>
      <w:r w:rsidR="00940881" w:rsidRPr="00197C28">
        <w:rPr>
          <w:rFonts w:ascii="Times New Roman" w:hAnsi="Times New Roman" w:cs="Times New Roman"/>
          <w:bCs/>
          <w:sz w:val="24"/>
          <w:szCs w:val="24"/>
          <w:rPrChange w:id="374" w:author="Sudheer Gaddam" w:date="2019-08-03T13:54:00Z">
            <w:rPr>
              <w:bCs/>
              <w:sz w:val="24"/>
              <w:szCs w:val="24"/>
            </w:rPr>
          </w:rPrChange>
        </w:rPr>
        <w:t>ve the</w:t>
      </w:r>
      <w:r w:rsidR="00615147" w:rsidRPr="00197C28">
        <w:rPr>
          <w:rFonts w:ascii="Times New Roman" w:hAnsi="Times New Roman" w:cs="Times New Roman"/>
          <w:bCs/>
          <w:sz w:val="24"/>
          <w:szCs w:val="24"/>
          <w:rPrChange w:id="375" w:author="Sudheer Gaddam" w:date="2019-08-03T13:54:00Z">
            <w:rPr>
              <w:bCs/>
              <w:sz w:val="24"/>
              <w:szCs w:val="24"/>
            </w:rPr>
          </w:rPrChange>
        </w:rPr>
        <w:t xml:space="preserve"> ability to</w:t>
      </w:r>
      <w:r w:rsidRPr="00197C28">
        <w:rPr>
          <w:rFonts w:ascii="Times New Roman" w:hAnsi="Times New Roman" w:cs="Times New Roman"/>
          <w:bCs/>
          <w:sz w:val="24"/>
          <w:szCs w:val="24"/>
          <w:rPrChange w:id="376" w:author="Sudheer Gaddam" w:date="2019-08-03T13:54:00Z">
            <w:rPr>
              <w:bCs/>
              <w:sz w:val="24"/>
              <w:szCs w:val="24"/>
            </w:rPr>
          </w:rPrChange>
        </w:rPr>
        <w:t xml:space="preserve"> delete newsfeed</w:t>
      </w:r>
      <w:r w:rsidR="005518F1" w:rsidRPr="00197C28">
        <w:rPr>
          <w:rFonts w:ascii="Times New Roman" w:hAnsi="Times New Roman" w:cs="Times New Roman"/>
          <w:bCs/>
          <w:sz w:val="24"/>
          <w:szCs w:val="24"/>
          <w:rPrChange w:id="377" w:author="Sudheer Gaddam" w:date="2019-08-03T13:54:00Z">
            <w:rPr>
              <w:bCs/>
              <w:sz w:val="24"/>
              <w:szCs w:val="24"/>
            </w:rPr>
          </w:rPrChange>
        </w:rPr>
        <w:t>s</w:t>
      </w:r>
      <w:r w:rsidRPr="00197C28">
        <w:rPr>
          <w:rFonts w:ascii="Times New Roman" w:hAnsi="Times New Roman" w:cs="Times New Roman"/>
          <w:bCs/>
          <w:sz w:val="24"/>
          <w:szCs w:val="24"/>
          <w:rPrChange w:id="378" w:author="Sudheer Gaddam" w:date="2019-08-03T13:54:00Z">
            <w:rPr>
              <w:bCs/>
              <w:sz w:val="24"/>
              <w:szCs w:val="24"/>
            </w:rPr>
          </w:rPrChange>
        </w:rPr>
        <w:t xml:space="preserve"> or comment </w:t>
      </w:r>
      <w:r w:rsidR="00940881" w:rsidRPr="00197C28">
        <w:rPr>
          <w:rFonts w:ascii="Times New Roman" w:hAnsi="Times New Roman" w:cs="Times New Roman"/>
          <w:bCs/>
          <w:sz w:val="24"/>
          <w:szCs w:val="24"/>
          <w:rPrChange w:id="379" w:author="Sudheer Gaddam" w:date="2019-08-03T13:54:00Z">
            <w:rPr>
              <w:bCs/>
              <w:sz w:val="24"/>
              <w:szCs w:val="24"/>
            </w:rPr>
          </w:rPrChange>
        </w:rPr>
        <w:t>on particular newsfeeds</w:t>
      </w:r>
      <w:r w:rsidR="001B42AA" w:rsidRPr="00197C28">
        <w:rPr>
          <w:rFonts w:ascii="Times New Roman" w:hAnsi="Times New Roman" w:cs="Times New Roman"/>
          <w:bCs/>
          <w:sz w:val="24"/>
          <w:szCs w:val="24"/>
          <w:rPrChange w:id="380" w:author="Sudheer Gaddam" w:date="2019-08-03T13:54:00Z">
            <w:rPr>
              <w:bCs/>
              <w:sz w:val="24"/>
              <w:szCs w:val="24"/>
            </w:rPr>
          </w:rPrChange>
        </w:rPr>
        <w:t>.</w:t>
      </w:r>
    </w:p>
    <w:p w14:paraId="0CF54221" w14:textId="1ABD9D62" w:rsidR="001B42AA" w:rsidRPr="00197C28" w:rsidRDefault="001B42AA" w:rsidP="00C33893">
      <w:pPr>
        <w:rPr>
          <w:rFonts w:ascii="Times New Roman" w:hAnsi="Times New Roman" w:cs="Times New Roman"/>
          <w:b/>
          <w:sz w:val="24"/>
          <w:szCs w:val="24"/>
          <w:rPrChange w:id="381" w:author="Sudheer Gaddam" w:date="2019-08-03T13:54:00Z">
            <w:rPr>
              <w:b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/>
          <w:sz w:val="24"/>
          <w:szCs w:val="24"/>
          <w:rPrChange w:id="382" w:author="Sudheer Gaddam" w:date="2019-08-03T13:54:00Z">
            <w:rPr>
              <w:b/>
              <w:sz w:val="24"/>
              <w:szCs w:val="24"/>
            </w:rPr>
          </w:rPrChange>
        </w:rPr>
        <w:t>To delete a newsfeed:</w:t>
      </w:r>
    </w:p>
    <w:p w14:paraId="774B6F99" w14:textId="790687B2" w:rsidR="001B42AA" w:rsidRPr="00197C28" w:rsidRDefault="001B42AA" w:rsidP="002E51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rPrChange w:id="383" w:author="Sudheer Gaddam" w:date="2019-08-03T13:54:00Z">
            <w:rPr>
              <w:bCs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Cs/>
          <w:sz w:val="24"/>
          <w:szCs w:val="24"/>
          <w:rPrChange w:id="384" w:author="Sudheer Gaddam" w:date="2019-08-03T13:54:00Z">
            <w:rPr>
              <w:bCs/>
              <w:sz w:val="24"/>
              <w:szCs w:val="24"/>
            </w:rPr>
          </w:rPrChange>
        </w:rPr>
        <w:t xml:space="preserve">Click on the newsfeed you want to delete. </w:t>
      </w:r>
    </w:p>
    <w:p w14:paraId="18762D4C" w14:textId="646CB814" w:rsidR="00C33893" w:rsidRPr="00197C28" w:rsidRDefault="001B42AA" w:rsidP="002E51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rPrChange w:id="385" w:author="Sudheer Gaddam" w:date="2019-08-03T13:54:00Z">
            <w:rPr>
              <w:bCs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Cs/>
          <w:sz w:val="24"/>
          <w:szCs w:val="24"/>
          <w:rPrChange w:id="386" w:author="Sudheer Gaddam" w:date="2019-08-03T13:54:00Z">
            <w:rPr>
              <w:bCs/>
              <w:sz w:val="24"/>
              <w:szCs w:val="24"/>
            </w:rPr>
          </w:rPrChange>
        </w:rPr>
        <w:t xml:space="preserve">ON the newsfeed details window, </w:t>
      </w:r>
      <w:r w:rsidR="00980241" w:rsidRPr="00197C28">
        <w:rPr>
          <w:rFonts w:ascii="Times New Roman" w:hAnsi="Times New Roman" w:cs="Times New Roman"/>
          <w:bCs/>
          <w:sz w:val="24"/>
          <w:szCs w:val="24"/>
          <w:rPrChange w:id="387" w:author="Sudheer Gaddam" w:date="2019-08-03T13:54:00Z">
            <w:rPr>
              <w:bCs/>
              <w:sz w:val="24"/>
              <w:szCs w:val="24"/>
            </w:rPr>
          </w:rPrChange>
        </w:rPr>
        <w:t>click</w:t>
      </w:r>
      <w:r w:rsidRPr="00197C28">
        <w:rPr>
          <w:rFonts w:ascii="Times New Roman" w:hAnsi="Times New Roman" w:cs="Times New Roman"/>
          <w:bCs/>
          <w:sz w:val="24"/>
          <w:szCs w:val="24"/>
          <w:rPrChange w:id="388" w:author="Sudheer Gaddam" w:date="2019-08-03T13:54:00Z">
            <w:rPr>
              <w:bCs/>
              <w:sz w:val="24"/>
              <w:szCs w:val="24"/>
            </w:rPr>
          </w:rPrChange>
        </w:rPr>
        <w:t xml:space="preserve"> </w:t>
      </w:r>
      <w:r w:rsidR="00940881" w:rsidRPr="00197C28">
        <w:rPr>
          <w:rFonts w:ascii="Times New Roman" w:hAnsi="Times New Roman" w:cs="Times New Roman"/>
          <w:bCs/>
          <w:sz w:val="24"/>
          <w:szCs w:val="24"/>
          <w:rPrChange w:id="389" w:author="Sudheer Gaddam" w:date="2019-08-03T13:54:00Z">
            <w:rPr>
              <w:bCs/>
              <w:sz w:val="24"/>
              <w:szCs w:val="24"/>
            </w:rPr>
          </w:rPrChange>
        </w:rPr>
        <w:t xml:space="preserve">the </w:t>
      </w:r>
      <w:r w:rsidR="00057585" w:rsidRPr="00197C28">
        <w:rPr>
          <w:rFonts w:ascii="Times New Roman" w:hAnsi="Times New Roman" w:cs="Times New Roman"/>
          <w:noProof/>
          <w:rPrChange w:id="390" w:author="Unknown">
            <w:rPr>
              <w:noProof/>
            </w:rPr>
          </w:rPrChange>
        </w:rPr>
        <w:drawing>
          <wp:inline distT="0" distB="0" distL="0" distR="0" wp14:anchorId="4A2CAA66" wp14:editId="2E91E771">
            <wp:extent cx="247650" cy="228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3DF" w:rsidRPr="00197C28">
        <w:rPr>
          <w:rFonts w:ascii="Times New Roman" w:hAnsi="Times New Roman" w:cs="Times New Roman"/>
          <w:bCs/>
          <w:sz w:val="24"/>
          <w:szCs w:val="24"/>
          <w:rPrChange w:id="391" w:author="Sudheer Gaddam" w:date="2019-08-03T13:54:00Z">
            <w:rPr>
              <w:bCs/>
              <w:sz w:val="24"/>
              <w:szCs w:val="24"/>
            </w:rPr>
          </w:rPrChange>
        </w:rPr>
        <w:t xml:space="preserve"> </w:t>
      </w:r>
      <w:r w:rsidR="00980241" w:rsidRPr="00197C28">
        <w:rPr>
          <w:rFonts w:ascii="Times New Roman" w:hAnsi="Times New Roman" w:cs="Times New Roman"/>
          <w:bCs/>
          <w:sz w:val="24"/>
          <w:szCs w:val="24"/>
          <w:rPrChange w:id="392" w:author="Sudheer Gaddam" w:date="2019-08-03T13:54:00Z">
            <w:rPr>
              <w:bCs/>
              <w:sz w:val="24"/>
              <w:szCs w:val="24"/>
            </w:rPr>
          </w:rPrChange>
        </w:rPr>
        <w:t>icon</w:t>
      </w:r>
      <w:r w:rsidR="00980D78" w:rsidRPr="00197C28">
        <w:rPr>
          <w:rFonts w:ascii="Times New Roman" w:hAnsi="Times New Roman" w:cs="Times New Roman"/>
          <w:bCs/>
          <w:sz w:val="24"/>
          <w:szCs w:val="24"/>
          <w:rPrChange w:id="393" w:author="Sudheer Gaddam" w:date="2019-08-03T13:54:00Z">
            <w:rPr>
              <w:bCs/>
              <w:sz w:val="24"/>
              <w:szCs w:val="24"/>
            </w:rPr>
          </w:rPrChange>
        </w:rPr>
        <w:t xml:space="preserve"> displayed at the </w:t>
      </w:r>
      <w:r w:rsidR="00D5424C" w:rsidRPr="00197C28">
        <w:rPr>
          <w:rFonts w:ascii="Times New Roman" w:hAnsi="Times New Roman" w:cs="Times New Roman"/>
          <w:bCs/>
          <w:sz w:val="24"/>
          <w:szCs w:val="24"/>
          <w:rPrChange w:id="394" w:author="Sudheer Gaddam" w:date="2019-08-03T13:54:00Z">
            <w:rPr>
              <w:bCs/>
              <w:sz w:val="24"/>
              <w:szCs w:val="24"/>
            </w:rPr>
          </w:rPrChange>
        </w:rPr>
        <w:t xml:space="preserve">top right </w:t>
      </w:r>
      <w:r w:rsidR="00980D78" w:rsidRPr="00197C28">
        <w:rPr>
          <w:rFonts w:ascii="Times New Roman" w:hAnsi="Times New Roman" w:cs="Times New Roman"/>
          <w:bCs/>
          <w:sz w:val="24"/>
          <w:szCs w:val="24"/>
          <w:rPrChange w:id="395" w:author="Sudheer Gaddam" w:date="2019-08-03T13:54:00Z">
            <w:rPr>
              <w:bCs/>
              <w:sz w:val="24"/>
              <w:szCs w:val="24"/>
            </w:rPr>
          </w:rPrChange>
        </w:rPr>
        <w:t xml:space="preserve">corner </w:t>
      </w:r>
      <w:r w:rsidR="00D5424C" w:rsidRPr="00197C28">
        <w:rPr>
          <w:rFonts w:ascii="Times New Roman" w:hAnsi="Times New Roman" w:cs="Times New Roman"/>
          <w:bCs/>
          <w:sz w:val="24"/>
          <w:szCs w:val="24"/>
          <w:rPrChange w:id="396" w:author="Sudheer Gaddam" w:date="2019-08-03T13:54:00Z">
            <w:rPr>
              <w:bCs/>
              <w:sz w:val="24"/>
              <w:szCs w:val="24"/>
            </w:rPr>
          </w:rPrChange>
        </w:rPr>
        <w:t xml:space="preserve">of the </w:t>
      </w:r>
      <w:r w:rsidR="00980D78" w:rsidRPr="00197C28">
        <w:rPr>
          <w:rFonts w:ascii="Times New Roman" w:hAnsi="Times New Roman" w:cs="Times New Roman"/>
          <w:bCs/>
          <w:sz w:val="24"/>
          <w:szCs w:val="24"/>
          <w:rPrChange w:id="397" w:author="Sudheer Gaddam" w:date="2019-08-03T13:54:00Z">
            <w:rPr>
              <w:bCs/>
              <w:sz w:val="24"/>
              <w:szCs w:val="24"/>
            </w:rPr>
          </w:rPrChange>
        </w:rPr>
        <w:t>news</w:t>
      </w:r>
      <w:r w:rsidR="00D5424C" w:rsidRPr="00197C28">
        <w:rPr>
          <w:rFonts w:ascii="Times New Roman" w:hAnsi="Times New Roman" w:cs="Times New Roman"/>
          <w:bCs/>
          <w:sz w:val="24"/>
          <w:szCs w:val="24"/>
          <w:rPrChange w:id="398" w:author="Sudheer Gaddam" w:date="2019-08-03T13:54:00Z">
            <w:rPr>
              <w:bCs/>
              <w:sz w:val="24"/>
              <w:szCs w:val="24"/>
            </w:rPr>
          </w:rPrChange>
        </w:rPr>
        <w:t>feed.</w:t>
      </w:r>
    </w:p>
    <w:p w14:paraId="6AE0D5D8" w14:textId="73638B64" w:rsidR="001B42AA" w:rsidRPr="00197C28" w:rsidRDefault="001B42AA" w:rsidP="002E51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rPrChange w:id="399" w:author="Sudheer Gaddam" w:date="2019-08-03T13:54:00Z">
            <w:rPr>
              <w:bCs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Cs/>
          <w:sz w:val="24"/>
          <w:szCs w:val="24"/>
          <w:rPrChange w:id="400" w:author="Sudheer Gaddam" w:date="2019-08-03T13:54:00Z">
            <w:rPr>
              <w:bCs/>
              <w:sz w:val="24"/>
              <w:szCs w:val="24"/>
            </w:rPr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sz w:val="24"/>
          <w:szCs w:val="24"/>
          <w:rPrChange w:id="401" w:author="Sudheer Gaddam" w:date="2019-08-03T13:54:00Z">
            <w:rPr>
              <w:b/>
              <w:sz w:val="24"/>
              <w:szCs w:val="24"/>
            </w:rPr>
          </w:rPrChange>
        </w:rPr>
        <w:t>Delete Newsfeed</w:t>
      </w:r>
      <w:r w:rsidRPr="00197C28">
        <w:rPr>
          <w:rFonts w:ascii="Times New Roman" w:hAnsi="Times New Roman" w:cs="Times New Roman"/>
          <w:bCs/>
          <w:sz w:val="24"/>
          <w:szCs w:val="24"/>
          <w:rPrChange w:id="402" w:author="Sudheer Gaddam" w:date="2019-08-03T13:54:00Z">
            <w:rPr>
              <w:bCs/>
              <w:sz w:val="24"/>
              <w:szCs w:val="24"/>
            </w:rPr>
          </w:rPrChange>
        </w:rPr>
        <w:t xml:space="preserve"> button.</w:t>
      </w:r>
    </w:p>
    <w:p w14:paraId="78388CF6" w14:textId="1D97A689" w:rsidR="00C33893" w:rsidRPr="00197C28" w:rsidRDefault="00893BBE" w:rsidP="001C038C">
      <w:pPr>
        <w:jc w:val="center"/>
        <w:rPr>
          <w:rFonts w:ascii="Times New Roman" w:hAnsi="Times New Roman" w:cs="Times New Roman"/>
          <w:bCs/>
          <w:sz w:val="24"/>
          <w:szCs w:val="24"/>
          <w:rPrChange w:id="403" w:author="Sudheer Gaddam" w:date="2019-08-03T13:54:00Z">
            <w:rPr>
              <w:bCs/>
              <w:sz w:val="24"/>
              <w:szCs w:val="24"/>
            </w:rPr>
          </w:rPrChange>
        </w:rPr>
        <w:pPrChange w:id="404" w:author="Sudheer Gaddam" w:date="2019-08-03T17:34:00Z">
          <w:pPr/>
        </w:pPrChange>
      </w:pPr>
      <w:r w:rsidRPr="00197C28">
        <w:rPr>
          <w:rFonts w:ascii="Times New Roman" w:hAnsi="Times New Roman" w:cs="Times New Roman"/>
          <w:noProof/>
          <w:rPrChange w:id="405" w:author="Unknown">
            <w:rPr>
              <w:noProof/>
            </w:rPr>
          </w:rPrChange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C8F17" wp14:editId="66457545">
                <wp:simplePos x="0" y="0"/>
                <wp:positionH relativeFrom="column">
                  <wp:posOffset>3848100</wp:posOffset>
                </wp:positionH>
                <wp:positionV relativeFrom="paragraph">
                  <wp:posOffset>1085850</wp:posOffset>
                </wp:positionV>
                <wp:extent cx="1123950" cy="5524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52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86A7BAB" id="Oval 19" o:spid="_x0000_s1026" style="position:absolute;margin-left:303pt;margin-top:85.5pt;width:88.5pt;height:4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 w:rsidR="007B6130" w:rsidRPr="00197C28">
        <w:rPr>
          <w:rFonts w:ascii="Times New Roman" w:hAnsi="Times New Roman" w:cs="Times New Roman"/>
          <w:noProof/>
          <w:rPrChange w:id="406" w:author="Unknown">
            <w:rPr>
              <w:noProof/>
            </w:rPr>
          </w:rPrChange>
        </w:rPr>
        <w:drawing>
          <wp:inline distT="0" distB="0" distL="0" distR="0" wp14:anchorId="59813819" wp14:editId="749A74D5">
            <wp:extent cx="5086350" cy="25035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4024" cy="2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387" w14:textId="77777777" w:rsidR="00ED6D88" w:rsidRPr="00197C28" w:rsidRDefault="00ED6D88" w:rsidP="001E1D12">
      <w:pPr>
        <w:rPr>
          <w:rFonts w:ascii="Times New Roman" w:hAnsi="Times New Roman" w:cs="Times New Roman"/>
          <w:rPrChange w:id="407" w:author="Sudheer Gaddam" w:date="2019-08-03T13:54:00Z">
            <w:rPr/>
          </w:rPrChange>
        </w:rPr>
      </w:pPr>
    </w:p>
    <w:p w14:paraId="19BC221A" w14:textId="39DEB30E" w:rsidR="00962981" w:rsidRPr="00197C28" w:rsidRDefault="00962981" w:rsidP="00550636">
      <w:pPr>
        <w:pStyle w:val="Heading1"/>
        <w:rPr>
          <w:rFonts w:cs="Times New Roman"/>
          <w:rPrChange w:id="408" w:author="Sudheer Gaddam" w:date="2019-08-03T13:54:00Z">
            <w:rPr/>
          </w:rPrChange>
        </w:rPr>
      </w:pPr>
      <w:bookmarkStart w:id="409" w:name="_Toc15747671"/>
      <w:r w:rsidRPr="00197C28">
        <w:rPr>
          <w:rFonts w:cs="Times New Roman"/>
          <w:rPrChange w:id="410" w:author="Sudheer Gaddam" w:date="2019-08-03T13:54:00Z">
            <w:rPr/>
          </w:rPrChange>
        </w:rPr>
        <w:t>Menu</w:t>
      </w:r>
      <w:bookmarkEnd w:id="409"/>
    </w:p>
    <w:p w14:paraId="6174ECB3" w14:textId="5D9AA255" w:rsidR="00962981" w:rsidRPr="00197C28" w:rsidRDefault="00962981" w:rsidP="00FD3018">
      <w:pPr>
        <w:jc w:val="both"/>
        <w:rPr>
          <w:rFonts w:ascii="Times New Roman" w:hAnsi="Times New Roman" w:cs="Times New Roman"/>
          <w:rPrChange w:id="411" w:author="Sudheer Gaddam" w:date="2019-08-03T13:54:00Z">
            <w:rPr/>
          </w:rPrChange>
        </w:rPr>
        <w:pPrChange w:id="412" w:author="Sudheer Gaddam" w:date="2019-08-03T17:44:00Z">
          <w:pPr/>
        </w:pPrChange>
      </w:pPr>
      <w:r w:rsidRPr="00197C28">
        <w:rPr>
          <w:rFonts w:ascii="Times New Roman" w:hAnsi="Times New Roman" w:cs="Times New Roman"/>
          <w:rPrChange w:id="413" w:author="Sudheer Gaddam" w:date="2019-08-03T13:54:00Z">
            <w:rPr/>
          </w:rPrChange>
        </w:rPr>
        <w:t xml:space="preserve">There is a </w:t>
      </w:r>
      <w:r w:rsidRPr="00197C28">
        <w:rPr>
          <w:rFonts w:ascii="Times New Roman" w:hAnsi="Times New Roman" w:cs="Times New Roman"/>
          <w:b/>
          <w:bCs/>
          <w:rPrChange w:id="414" w:author="Sudheer Gaddam" w:date="2019-08-03T13:54:00Z">
            <w:rPr>
              <w:b/>
              <w:bCs/>
            </w:rPr>
          </w:rPrChange>
        </w:rPr>
        <w:t>Menu</w:t>
      </w:r>
      <w:r w:rsidRPr="00197C28">
        <w:rPr>
          <w:rFonts w:ascii="Times New Roman" w:hAnsi="Times New Roman" w:cs="Times New Roman"/>
          <w:rPrChange w:id="415" w:author="Sudheer Gaddam" w:date="2019-08-03T13:54:00Z">
            <w:rPr/>
          </w:rPrChange>
        </w:rPr>
        <w:t xml:space="preserve"> displayed at the left side of the </w:t>
      </w:r>
      <w:r w:rsidR="00913608" w:rsidRPr="00197C28">
        <w:rPr>
          <w:rFonts w:ascii="Times New Roman" w:hAnsi="Times New Roman" w:cs="Times New Roman"/>
          <w:rPrChange w:id="416" w:author="Sudheer Gaddam" w:date="2019-08-03T13:54:00Z">
            <w:rPr/>
          </w:rPrChange>
        </w:rPr>
        <w:t>D</w:t>
      </w:r>
      <w:r w:rsidRPr="00197C28">
        <w:rPr>
          <w:rFonts w:ascii="Times New Roman" w:hAnsi="Times New Roman" w:cs="Times New Roman"/>
          <w:rPrChange w:id="417" w:author="Sudheer Gaddam" w:date="2019-08-03T13:54:00Z">
            <w:rPr/>
          </w:rPrChange>
        </w:rPr>
        <w:t xml:space="preserve">ashboard </w:t>
      </w:r>
      <w:r w:rsidR="00913608" w:rsidRPr="00197C28">
        <w:rPr>
          <w:rFonts w:ascii="Times New Roman" w:hAnsi="Times New Roman" w:cs="Times New Roman"/>
          <w:rPrChange w:id="418" w:author="Sudheer Gaddam" w:date="2019-08-03T13:54:00Z">
            <w:rPr/>
          </w:rPrChange>
        </w:rPr>
        <w:t>screen</w:t>
      </w:r>
      <w:r w:rsidRPr="00197C28">
        <w:rPr>
          <w:rFonts w:ascii="Times New Roman" w:hAnsi="Times New Roman" w:cs="Times New Roman"/>
          <w:rPrChange w:id="419" w:author="Sudheer Gaddam" w:date="2019-08-03T13:54:00Z">
            <w:rPr/>
          </w:rPrChange>
        </w:rPr>
        <w:t xml:space="preserve">. </w:t>
      </w:r>
      <w:r w:rsidR="006B5B5A" w:rsidRPr="00197C28">
        <w:rPr>
          <w:rFonts w:ascii="Times New Roman" w:hAnsi="Times New Roman" w:cs="Times New Roman"/>
          <w:rPrChange w:id="420" w:author="Sudheer Gaddam" w:date="2019-08-03T13:54:00Z">
            <w:rPr/>
          </w:rPrChange>
        </w:rPr>
        <w:t xml:space="preserve">This menu displays all the screen and sections which you have access to. </w:t>
      </w:r>
      <w:r w:rsidRPr="00197C28">
        <w:rPr>
          <w:rFonts w:ascii="Times New Roman" w:hAnsi="Times New Roman" w:cs="Times New Roman"/>
          <w:rPrChange w:id="421" w:author="Sudheer Gaddam" w:date="2019-08-03T13:54:00Z">
            <w:rPr/>
          </w:rPrChange>
        </w:rPr>
        <w:t xml:space="preserve">You can </w:t>
      </w:r>
      <w:r w:rsidR="006B5B5A" w:rsidRPr="00197C28">
        <w:rPr>
          <w:rFonts w:ascii="Times New Roman" w:hAnsi="Times New Roman" w:cs="Times New Roman"/>
          <w:rPrChange w:id="422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rPrChange w:id="423" w:author="Sudheer Gaddam" w:date="2019-08-03T13:54:00Z">
            <w:rPr/>
          </w:rPrChange>
        </w:rPr>
        <w:t xml:space="preserve">menu </w:t>
      </w:r>
      <w:r w:rsidR="006B5B5A" w:rsidRPr="00197C28">
        <w:rPr>
          <w:rFonts w:ascii="Times New Roman" w:hAnsi="Times New Roman" w:cs="Times New Roman"/>
          <w:rPrChange w:id="424" w:author="Sudheer Gaddam" w:date="2019-08-03T13:54:00Z">
            <w:rPr/>
          </w:rPrChange>
        </w:rPr>
        <w:t xml:space="preserve">item </w:t>
      </w:r>
      <w:r w:rsidRPr="00197C28">
        <w:rPr>
          <w:rFonts w:ascii="Times New Roman" w:hAnsi="Times New Roman" w:cs="Times New Roman"/>
          <w:rPrChange w:id="425" w:author="Sudheer Gaddam" w:date="2019-08-03T13:54:00Z">
            <w:rPr/>
          </w:rPrChange>
        </w:rPr>
        <w:t xml:space="preserve">you want </w:t>
      </w:r>
      <w:r w:rsidR="006B5B5A" w:rsidRPr="00197C28">
        <w:rPr>
          <w:rFonts w:ascii="Times New Roman" w:hAnsi="Times New Roman" w:cs="Times New Roman"/>
          <w:rPrChange w:id="426" w:author="Sudheer Gaddam" w:date="2019-08-03T13:54:00Z">
            <w:rPr/>
          </w:rPrChange>
        </w:rPr>
        <w:t xml:space="preserve">to access </w:t>
      </w:r>
      <w:r w:rsidRPr="00197C28">
        <w:rPr>
          <w:rFonts w:ascii="Times New Roman" w:hAnsi="Times New Roman" w:cs="Times New Roman"/>
          <w:rPrChange w:id="427" w:author="Sudheer Gaddam" w:date="2019-08-03T13:54:00Z">
            <w:rPr/>
          </w:rPrChange>
        </w:rPr>
        <w:t xml:space="preserve">and navigate to that particular </w:t>
      </w:r>
      <w:r w:rsidR="006B5B5A" w:rsidRPr="00197C28">
        <w:rPr>
          <w:rFonts w:ascii="Times New Roman" w:hAnsi="Times New Roman" w:cs="Times New Roman"/>
          <w:rPrChange w:id="428" w:author="Sudheer Gaddam" w:date="2019-08-03T13:54:00Z">
            <w:rPr/>
          </w:rPrChange>
        </w:rPr>
        <w:t>screen</w:t>
      </w:r>
      <w:r w:rsidRPr="00197C28">
        <w:rPr>
          <w:rFonts w:ascii="Times New Roman" w:hAnsi="Times New Roman" w:cs="Times New Roman"/>
          <w:rPrChange w:id="429" w:author="Sudheer Gaddam" w:date="2019-08-03T13:54:00Z">
            <w:rPr/>
          </w:rPrChange>
        </w:rPr>
        <w:t>.</w:t>
      </w:r>
    </w:p>
    <w:p w14:paraId="5C928F04" w14:textId="0B50FF6B" w:rsidR="000F6BC3" w:rsidRPr="00197C28" w:rsidRDefault="004935E3" w:rsidP="00FD3018">
      <w:pPr>
        <w:jc w:val="center"/>
        <w:rPr>
          <w:rFonts w:ascii="Times New Roman" w:hAnsi="Times New Roman" w:cs="Times New Roman"/>
          <w:rPrChange w:id="430" w:author="Sudheer Gaddam" w:date="2019-08-03T13:54:00Z">
            <w:rPr/>
          </w:rPrChange>
        </w:rPr>
        <w:pPrChange w:id="431" w:author="Sudheer Gaddam" w:date="2019-08-03T17:44:00Z">
          <w:pPr/>
        </w:pPrChange>
      </w:pPr>
      <w:r w:rsidRPr="00197C28">
        <w:rPr>
          <w:rFonts w:ascii="Times New Roman" w:hAnsi="Times New Roman" w:cs="Times New Roman"/>
          <w:noProof/>
          <w:rPrChange w:id="432" w:author="Unknown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D8DB65" wp14:editId="509CEBEF">
                <wp:simplePos x="0" y="0"/>
                <wp:positionH relativeFrom="column">
                  <wp:posOffset>295275</wp:posOffset>
                </wp:positionH>
                <wp:positionV relativeFrom="paragraph">
                  <wp:posOffset>228600</wp:posOffset>
                </wp:positionV>
                <wp:extent cx="1104900" cy="2409825"/>
                <wp:effectExtent l="19050" t="1905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09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23.25pt;margin-top:18pt;width:87pt;height:18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" filled="f" strokecolor="black [3213]" strokeweight="2.25pt"/>
            </w:pict>
          </mc:Fallback>
        </mc:AlternateContent>
      </w:r>
      <w:r w:rsidR="000F6BC3" w:rsidRPr="00197C28">
        <w:rPr>
          <w:rFonts w:ascii="Times New Roman" w:hAnsi="Times New Roman" w:cs="Times New Roman"/>
          <w:noProof/>
          <w:rPrChange w:id="433" w:author="Unknown">
            <w:rPr>
              <w:noProof/>
            </w:rPr>
          </w:rPrChange>
        </w:rPr>
        <w:drawing>
          <wp:inline distT="0" distB="0" distL="0" distR="0" wp14:anchorId="21F88917" wp14:editId="309A4B10">
            <wp:extent cx="5353050" cy="26347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5375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1D79" w14:textId="77777777" w:rsidR="001D6DF4" w:rsidRPr="00197C28" w:rsidRDefault="001D6DF4" w:rsidP="001D6DF4">
      <w:pPr>
        <w:rPr>
          <w:rFonts w:ascii="Times New Roman" w:hAnsi="Times New Roman" w:cs="Times New Roman"/>
          <w:b/>
          <w:sz w:val="28"/>
          <w:szCs w:val="28"/>
          <w:rPrChange w:id="434" w:author="Sudheer Gaddam" w:date="2019-08-03T13:54:00Z">
            <w:rPr>
              <w:b/>
              <w:sz w:val="28"/>
              <w:szCs w:val="28"/>
            </w:rPr>
          </w:rPrChange>
        </w:rPr>
      </w:pPr>
    </w:p>
    <w:p w14:paraId="3DDAAF97" w14:textId="499AC7E6" w:rsidR="00FD7CE0" w:rsidRPr="00197C28" w:rsidRDefault="001D6DF4" w:rsidP="00B638DD">
      <w:pPr>
        <w:pStyle w:val="Heading1"/>
        <w:rPr>
          <w:rFonts w:cs="Times New Roman"/>
          <w:rPrChange w:id="435" w:author="Sudheer Gaddam" w:date="2019-08-03T13:54:00Z">
            <w:rPr/>
          </w:rPrChange>
        </w:rPr>
      </w:pPr>
      <w:bookmarkStart w:id="436" w:name="_Toc15747672"/>
      <w:r w:rsidRPr="00197C28">
        <w:rPr>
          <w:rFonts w:cs="Times New Roman"/>
          <w:rPrChange w:id="437" w:author="Sudheer Gaddam" w:date="2019-08-03T13:54:00Z">
            <w:rPr/>
          </w:rPrChange>
        </w:rPr>
        <w:lastRenderedPageBreak/>
        <w:t>News</w:t>
      </w:r>
      <w:r w:rsidR="000A3CE4" w:rsidRPr="00197C28">
        <w:rPr>
          <w:rFonts w:cs="Times New Roman"/>
          <w:rPrChange w:id="438" w:author="Sudheer Gaddam" w:date="2019-08-03T13:54:00Z">
            <w:rPr/>
          </w:rPrChange>
        </w:rPr>
        <w:t>f</w:t>
      </w:r>
      <w:r w:rsidRPr="00197C28">
        <w:rPr>
          <w:rFonts w:cs="Times New Roman"/>
          <w:rPrChange w:id="439" w:author="Sudheer Gaddam" w:date="2019-08-03T13:54:00Z">
            <w:rPr/>
          </w:rPrChange>
        </w:rPr>
        <w:t>eed</w:t>
      </w:r>
      <w:bookmarkEnd w:id="436"/>
    </w:p>
    <w:p w14:paraId="49E91C05" w14:textId="3167120A" w:rsidR="004F2732" w:rsidRPr="00197C28" w:rsidRDefault="00FD7CE0" w:rsidP="00FD3018">
      <w:pPr>
        <w:jc w:val="both"/>
        <w:rPr>
          <w:rFonts w:ascii="Times New Roman" w:hAnsi="Times New Roman" w:cs="Times New Roman"/>
          <w:rPrChange w:id="440" w:author="Sudheer Gaddam" w:date="2019-08-03T13:54:00Z">
            <w:rPr/>
          </w:rPrChange>
        </w:rPr>
        <w:pPrChange w:id="441" w:author="Sudheer Gaddam" w:date="2019-08-03T17:45:00Z">
          <w:pPr/>
        </w:pPrChange>
      </w:pPr>
      <w:r w:rsidRPr="00197C28">
        <w:rPr>
          <w:rFonts w:ascii="Times New Roman" w:hAnsi="Times New Roman" w:cs="Times New Roman"/>
          <w:rPrChange w:id="442" w:author="Sudheer Gaddam" w:date="2019-08-03T13:54:00Z">
            <w:rPr/>
          </w:rPrChange>
        </w:rPr>
        <w:t>Admin</w:t>
      </w:r>
      <w:r w:rsidR="00183675" w:rsidRPr="00197C28">
        <w:rPr>
          <w:rFonts w:ascii="Times New Roman" w:hAnsi="Times New Roman" w:cs="Times New Roman"/>
          <w:rPrChange w:id="443" w:author="Sudheer Gaddam" w:date="2019-08-03T13:54:00Z">
            <w:rPr/>
          </w:rPrChange>
        </w:rPr>
        <w:t xml:space="preserve"> users</w:t>
      </w:r>
      <w:r w:rsidRPr="00197C28">
        <w:rPr>
          <w:rFonts w:ascii="Times New Roman" w:hAnsi="Times New Roman" w:cs="Times New Roman"/>
          <w:rPrChange w:id="444" w:author="Sudheer Gaddam" w:date="2019-08-03T13:54:00Z">
            <w:rPr/>
          </w:rPrChange>
        </w:rPr>
        <w:t xml:space="preserve"> can </w:t>
      </w:r>
      <w:r w:rsidR="00183675" w:rsidRPr="00197C28">
        <w:rPr>
          <w:rFonts w:ascii="Times New Roman" w:hAnsi="Times New Roman" w:cs="Times New Roman"/>
          <w:rPrChange w:id="445" w:author="Sudheer Gaddam" w:date="2019-08-03T13:54:00Z">
            <w:rPr/>
          </w:rPrChange>
        </w:rPr>
        <w:t xml:space="preserve">view </w:t>
      </w:r>
      <w:r w:rsidRPr="00197C28">
        <w:rPr>
          <w:rFonts w:ascii="Times New Roman" w:hAnsi="Times New Roman" w:cs="Times New Roman"/>
          <w:rPrChange w:id="446" w:author="Sudheer Gaddam" w:date="2019-08-03T13:54:00Z">
            <w:rPr/>
          </w:rPrChange>
        </w:rPr>
        <w:t>all the approv</w:t>
      </w:r>
      <w:r w:rsidR="00183675" w:rsidRPr="00197C28">
        <w:rPr>
          <w:rFonts w:ascii="Times New Roman" w:hAnsi="Times New Roman" w:cs="Times New Roman"/>
          <w:rPrChange w:id="447" w:author="Sudheer Gaddam" w:date="2019-08-03T13:54:00Z">
            <w:rPr/>
          </w:rPrChange>
        </w:rPr>
        <w:t>ed</w:t>
      </w:r>
      <w:r w:rsidRPr="00197C28">
        <w:rPr>
          <w:rFonts w:ascii="Times New Roman" w:hAnsi="Times New Roman" w:cs="Times New Roman"/>
          <w:rPrChange w:id="448" w:author="Sudheer Gaddam" w:date="2019-08-03T13:54:00Z">
            <w:rPr/>
          </w:rPrChange>
        </w:rPr>
        <w:t xml:space="preserve"> newsfeeds and comments posted by students and teachers. </w:t>
      </w:r>
      <w:r w:rsidR="00822B5A" w:rsidRPr="00197C28">
        <w:rPr>
          <w:rFonts w:ascii="Times New Roman" w:hAnsi="Times New Roman" w:cs="Times New Roman"/>
          <w:rPrChange w:id="449" w:author="Sudheer Gaddam" w:date="2019-08-03T13:54:00Z">
            <w:rPr/>
          </w:rPrChange>
        </w:rPr>
        <w:t xml:space="preserve">They </w:t>
      </w:r>
      <w:del w:id="450" w:author="Sudheer Gaddam" w:date="2019-08-03T17:45:00Z">
        <w:r w:rsidR="00822B5A" w:rsidRPr="00197C28" w:rsidDel="00FD3018">
          <w:rPr>
            <w:rFonts w:ascii="Times New Roman" w:hAnsi="Times New Roman" w:cs="Times New Roman"/>
            <w:rPrChange w:id="451" w:author="Sudheer Gaddam" w:date="2019-08-03T13:54:00Z">
              <w:rPr/>
            </w:rPrChange>
          </w:rPr>
          <w:delText>can  also</w:delText>
        </w:r>
      </w:del>
      <w:ins w:id="452" w:author="Sudheer Gaddam" w:date="2019-08-03T17:45:00Z">
        <w:r w:rsidR="00FD3018" w:rsidRPr="00197C28">
          <w:rPr>
            <w:rFonts w:ascii="Times New Roman" w:hAnsi="Times New Roman" w:cs="Times New Roman"/>
            <w:rPrChange w:id="453" w:author="Sudheer Gaddam" w:date="2019-08-03T13:54:00Z">
              <w:rPr>
                <w:rFonts w:ascii="Times New Roman" w:hAnsi="Times New Roman" w:cs="Times New Roman"/>
              </w:rPr>
            </w:rPrChange>
          </w:rPr>
          <w:t>can also</w:t>
        </w:r>
      </w:ins>
      <w:r w:rsidR="00822B5A" w:rsidRPr="00197C28">
        <w:rPr>
          <w:rFonts w:ascii="Times New Roman" w:hAnsi="Times New Roman" w:cs="Times New Roman"/>
          <w:rPrChange w:id="454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rPrChange w:id="455" w:author="Sudheer Gaddam" w:date="2019-08-03T13:54:00Z">
            <w:rPr/>
          </w:rPrChange>
        </w:rPr>
        <w:t xml:space="preserve">create </w:t>
      </w:r>
      <w:r w:rsidR="00822B5A" w:rsidRPr="00197C28">
        <w:rPr>
          <w:rFonts w:ascii="Times New Roman" w:hAnsi="Times New Roman" w:cs="Times New Roman"/>
          <w:rPrChange w:id="456" w:author="Sudheer Gaddam" w:date="2019-08-03T13:54:00Z">
            <w:rPr/>
          </w:rPrChange>
        </w:rPr>
        <w:t xml:space="preserve">and post </w:t>
      </w:r>
      <w:r w:rsidRPr="00197C28">
        <w:rPr>
          <w:rFonts w:ascii="Times New Roman" w:hAnsi="Times New Roman" w:cs="Times New Roman"/>
          <w:rPrChange w:id="457" w:author="Sudheer Gaddam" w:date="2019-08-03T13:54:00Z">
            <w:rPr/>
          </w:rPrChange>
        </w:rPr>
        <w:t>newsfeed</w:t>
      </w:r>
      <w:r w:rsidR="00822B5A" w:rsidRPr="00197C28">
        <w:rPr>
          <w:rFonts w:ascii="Times New Roman" w:hAnsi="Times New Roman" w:cs="Times New Roman"/>
          <w:rPrChange w:id="458" w:author="Sudheer Gaddam" w:date="2019-08-03T13:54:00Z">
            <w:rPr/>
          </w:rPrChange>
        </w:rPr>
        <w:t>s</w:t>
      </w:r>
      <w:r w:rsidRPr="00197C28">
        <w:rPr>
          <w:rFonts w:ascii="Times New Roman" w:hAnsi="Times New Roman" w:cs="Times New Roman"/>
          <w:rPrChange w:id="459" w:author="Sudheer Gaddam" w:date="2019-08-03T13:54:00Z">
            <w:rPr/>
          </w:rPrChange>
        </w:rPr>
        <w:t xml:space="preserve">. </w:t>
      </w:r>
      <w:r w:rsidR="00822B5A" w:rsidRPr="00197C28">
        <w:rPr>
          <w:rFonts w:ascii="Times New Roman" w:hAnsi="Times New Roman" w:cs="Times New Roman"/>
          <w:rPrChange w:id="460" w:author="Sudheer Gaddam" w:date="2019-08-03T13:54:00Z">
            <w:rPr/>
          </w:rPrChange>
        </w:rPr>
        <w:t xml:space="preserve">On the Newsfeed screen, </w:t>
      </w:r>
      <w:r w:rsidR="004F2732" w:rsidRPr="00197C28">
        <w:rPr>
          <w:rFonts w:ascii="Times New Roman" w:hAnsi="Times New Roman" w:cs="Times New Roman"/>
          <w:rPrChange w:id="461" w:author="Sudheer Gaddam" w:date="2019-08-03T13:54:00Z">
            <w:rPr/>
          </w:rPrChange>
        </w:rPr>
        <w:t>there are two tabs</w:t>
      </w:r>
      <w:r w:rsidR="00822B5A" w:rsidRPr="00197C28">
        <w:rPr>
          <w:rFonts w:ascii="Times New Roman" w:hAnsi="Times New Roman" w:cs="Times New Roman"/>
          <w:rPrChange w:id="462" w:author="Sudheer Gaddam" w:date="2019-08-03T13:54:00Z">
            <w:rPr/>
          </w:rPrChange>
        </w:rPr>
        <w:t>;</w:t>
      </w:r>
      <w:r w:rsidR="004F2732" w:rsidRPr="00197C28">
        <w:rPr>
          <w:rFonts w:ascii="Times New Roman" w:hAnsi="Times New Roman" w:cs="Times New Roman"/>
          <w:rPrChange w:id="463" w:author="Sudheer Gaddam" w:date="2019-08-03T13:54:00Z">
            <w:rPr/>
          </w:rPrChange>
        </w:rPr>
        <w:t xml:space="preserve"> </w:t>
      </w:r>
      <w:r w:rsidR="004F2732" w:rsidRPr="00197C28">
        <w:rPr>
          <w:rFonts w:ascii="Times New Roman" w:hAnsi="Times New Roman" w:cs="Times New Roman"/>
          <w:b/>
          <w:bCs/>
          <w:rPrChange w:id="464" w:author="Sudheer Gaddam" w:date="2019-08-03T13:54:00Z">
            <w:rPr>
              <w:b/>
              <w:bCs/>
            </w:rPr>
          </w:rPrChange>
        </w:rPr>
        <w:t>News</w:t>
      </w:r>
      <w:r w:rsidR="00822B5A" w:rsidRPr="00197C28">
        <w:rPr>
          <w:rFonts w:ascii="Times New Roman" w:hAnsi="Times New Roman" w:cs="Times New Roman"/>
          <w:b/>
          <w:bCs/>
          <w:rPrChange w:id="465" w:author="Sudheer Gaddam" w:date="2019-08-03T13:54:00Z">
            <w:rPr>
              <w:b/>
              <w:bCs/>
            </w:rPr>
          </w:rPrChange>
        </w:rPr>
        <w:t>f</w:t>
      </w:r>
      <w:r w:rsidR="004F2732" w:rsidRPr="00197C28">
        <w:rPr>
          <w:rFonts w:ascii="Times New Roman" w:hAnsi="Times New Roman" w:cs="Times New Roman"/>
          <w:b/>
          <w:bCs/>
          <w:rPrChange w:id="466" w:author="Sudheer Gaddam" w:date="2019-08-03T13:54:00Z">
            <w:rPr>
              <w:b/>
              <w:bCs/>
            </w:rPr>
          </w:rPrChange>
        </w:rPr>
        <w:t>eed Approvals</w:t>
      </w:r>
      <w:r w:rsidR="004F2732" w:rsidRPr="00197C28">
        <w:rPr>
          <w:rFonts w:ascii="Times New Roman" w:hAnsi="Times New Roman" w:cs="Times New Roman"/>
          <w:rPrChange w:id="467" w:author="Sudheer Gaddam" w:date="2019-08-03T13:54:00Z">
            <w:rPr/>
          </w:rPrChange>
        </w:rPr>
        <w:t xml:space="preserve"> </w:t>
      </w:r>
      <w:r w:rsidR="00822B5A" w:rsidRPr="00197C28">
        <w:rPr>
          <w:rFonts w:ascii="Times New Roman" w:hAnsi="Times New Roman" w:cs="Times New Roman"/>
          <w:rPrChange w:id="468" w:author="Sudheer Gaddam" w:date="2019-08-03T13:54:00Z">
            <w:rPr/>
          </w:rPrChange>
        </w:rPr>
        <w:t xml:space="preserve">and </w:t>
      </w:r>
      <w:r w:rsidR="004F2732" w:rsidRPr="00197C28">
        <w:rPr>
          <w:rFonts w:ascii="Times New Roman" w:hAnsi="Times New Roman" w:cs="Times New Roman"/>
          <w:b/>
          <w:bCs/>
          <w:rPrChange w:id="469" w:author="Sudheer Gaddam" w:date="2019-08-03T13:54:00Z">
            <w:rPr>
              <w:b/>
              <w:bCs/>
            </w:rPr>
          </w:rPrChange>
        </w:rPr>
        <w:t>Approve Comments</w:t>
      </w:r>
      <w:r w:rsidR="008A1BC7" w:rsidRPr="00197C28">
        <w:rPr>
          <w:rFonts w:ascii="Times New Roman" w:hAnsi="Times New Roman" w:cs="Times New Roman"/>
          <w:rPrChange w:id="470" w:author="Sudheer Gaddam" w:date="2019-08-03T13:54:00Z">
            <w:rPr/>
          </w:rPrChange>
        </w:rPr>
        <w:t>.</w:t>
      </w:r>
    </w:p>
    <w:p w14:paraId="775935C3" w14:textId="1F7DC1D5" w:rsidR="004F2732" w:rsidRPr="00197C28" w:rsidRDefault="004F2732" w:rsidP="00B638DD">
      <w:pPr>
        <w:pStyle w:val="Heading2"/>
        <w:rPr>
          <w:rFonts w:cs="Times New Roman"/>
          <w:rPrChange w:id="471" w:author="Sudheer Gaddam" w:date="2019-08-03T13:54:00Z">
            <w:rPr/>
          </w:rPrChange>
        </w:rPr>
      </w:pPr>
      <w:bookmarkStart w:id="472" w:name="_Toc15747673"/>
      <w:r w:rsidRPr="00197C28">
        <w:rPr>
          <w:rFonts w:cs="Times New Roman"/>
          <w:rPrChange w:id="473" w:author="Sudheer Gaddam" w:date="2019-08-03T13:54:00Z">
            <w:rPr/>
          </w:rPrChange>
        </w:rPr>
        <w:t>News</w:t>
      </w:r>
      <w:r w:rsidR="002C05C8" w:rsidRPr="00197C28">
        <w:rPr>
          <w:rFonts w:cs="Times New Roman"/>
          <w:rPrChange w:id="474" w:author="Sudheer Gaddam" w:date="2019-08-03T13:54:00Z">
            <w:rPr/>
          </w:rPrChange>
        </w:rPr>
        <w:t>f</w:t>
      </w:r>
      <w:r w:rsidRPr="00197C28">
        <w:rPr>
          <w:rFonts w:cs="Times New Roman"/>
          <w:rPrChange w:id="475" w:author="Sudheer Gaddam" w:date="2019-08-03T13:54:00Z">
            <w:rPr/>
          </w:rPrChange>
        </w:rPr>
        <w:t>eed Approvals</w:t>
      </w:r>
      <w:r w:rsidR="004600F0" w:rsidRPr="00197C28">
        <w:rPr>
          <w:rFonts w:cs="Times New Roman"/>
          <w:rPrChange w:id="476" w:author="Sudheer Gaddam" w:date="2019-08-03T13:54:00Z">
            <w:rPr/>
          </w:rPrChange>
        </w:rPr>
        <w:t xml:space="preserve"> tab</w:t>
      </w:r>
      <w:bookmarkEnd w:id="472"/>
    </w:p>
    <w:p w14:paraId="315CF841" w14:textId="3D159C7B" w:rsidR="00EE6F0A" w:rsidRPr="00197C28" w:rsidRDefault="00545FDE" w:rsidP="00FD3018">
      <w:pPr>
        <w:jc w:val="both"/>
        <w:rPr>
          <w:rFonts w:ascii="Times New Roman" w:hAnsi="Times New Roman" w:cs="Times New Roman"/>
          <w:rPrChange w:id="477" w:author="Sudheer Gaddam" w:date="2019-08-03T13:54:00Z">
            <w:rPr/>
          </w:rPrChange>
        </w:rPr>
        <w:pPrChange w:id="478" w:author="Sudheer Gaddam" w:date="2019-08-03T17:45:00Z">
          <w:pPr/>
        </w:pPrChange>
      </w:pPr>
      <w:r w:rsidRPr="00197C28">
        <w:rPr>
          <w:rFonts w:ascii="Times New Roman" w:hAnsi="Times New Roman" w:cs="Times New Roman"/>
          <w:rPrChange w:id="479" w:author="Sudheer Gaddam" w:date="2019-08-03T13:54:00Z">
            <w:rPr/>
          </w:rPrChange>
        </w:rPr>
        <w:t xml:space="preserve">Admin </w:t>
      </w:r>
      <w:r w:rsidR="009E3ADE" w:rsidRPr="00197C28">
        <w:rPr>
          <w:rFonts w:ascii="Times New Roman" w:hAnsi="Times New Roman" w:cs="Times New Roman"/>
          <w:rPrChange w:id="480" w:author="Sudheer Gaddam" w:date="2019-08-03T13:54:00Z">
            <w:rPr/>
          </w:rPrChange>
        </w:rPr>
        <w:t xml:space="preserve">users </w:t>
      </w:r>
      <w:r w:rsidRPr="00197C28">
        <w:rPr>
          <w:rFonts w:ascii="Times New Roman" w:hAnsi="Times New Roman" w:cs="Times New Roman"/>
          <w:rPrChange w:id="481" w:author="Sudheer Gaddam" w:date="2019-08-03T13:54:00Z">
            <w:rPr/>
          </w:rPrChange>
        </w:rPr>
        <w:t xml:space="preserve">can </w:t>
      </w:r>
      <w:r w:rsidR="009E3ADE" w:rsidRPr="00197C28">
        <w:rPr>
          <w:rFonts w:ascii="Times New Roman" w:hAnsi="Times New Roman" w:cs="Times New Roman"/>
          <w:rPrChange w:id="482" w:author="Sudheer Gaddam" w:date="2019-08-03T13:54:00Z">
            <w:rPr/>
          </w:rPrChange>
        </w:rPr>
        <w:t xml:space="preserve">view </w:t>
      </w:r>
      <w:r w:rsidRPr="00197C28">
        <w:rPr>
          <w:rFonts w:ascii="Times New Roman" w:hAnsi="Times New Roman" w:cs="Times New Roman"/>
          <w:rPrChange w:id="483" w:author="Sudheer Gaddam" w:date="2019-08-03T13:54:00Z">
            <w:rPr/>
          </w:rPrChange>
        </w:rPr>
        <w:t xml:space="preserve">the </w:t>
      </w:r>
      <w:del w:id="484" w:author="Sudheer Gaddam" w:date="2019-08-03T17:45:00Z">
        <w:r w:rsidRPr="00197C28" w:rsidDel="00FD3018">
          <w:rPr>
            <w:rFonts w:ascii="Times New Roman" w:hAnsi="Times New Roman" w:cs="Times New Roman"/>
            <w:rPrChange w:id="485" w:author="Sudheer Gaddam" w:date="2019-08-03T13:54:00Z">
              <w:rPr/>
            </w:rPrChange>
          </w:rPr>
          <w:delText>News</w:delText>
        </w:r>
        <w:r w:rsidR="009E3ADE" w:rsidRPr="00197C28" w:rsidDel="00FD3018">
          <w:rPr>
            <w:rFonts w:ascii="Times New Roman" w:hAnsi="Times New Roman" w:cs="Times New Roman"/>
            <w:rPrChange w:id="486" w:author="Sudheer Gaddam" w:date="2019-08-03T13:54:00Z">
              <w:rPr/>
            </w:rPrChange>
          </w:rPr>
          <w:delText>f</w:delText>
        </w:r>
        <w:r w:rsidRPr="00197C28" w:rsidDel="00FD3018">
          <w:rPr>
            <w:rFonts w:ascii="Times New Roman" w:hAnsi="Times New Roman" w:cs="Times New Roman"/>
            <w:rPrChange w:id="487" w:author="Sudheer Gaddam" w:date="2019-08-03T13:54:00Z">
              <w:rPr/>
            </w:rPrChange>
          </w:rPr>
          <w:delText>eed</w:delText>
        </w:r>
        <w:r w:rsidR="009E3ADE" w:rsidRPr="00197C28" w:rsidDel="00FD3018">
          <w:rPr>
            <w:rFonts w:ascii="Times New Roman" w:hAnsi="Times New Roman" w:cs="Times New Roman"/>
            <w:rPrChange w:id="488" w:author="Sudheer Gaddam" w:date="2019-08-03T13:54:00Z">
              <w:rPr/>
            </w:rPrChange>
          </w:rPr>
          <w:delText xml:space="preserve">s </w:delText>
        </w:r>
        <w:r w:rsidRPr="00197C28" w:rsidDel="00FD3018">
          <w:rPr>
            <w:rFonts w:ascii="Times New Roman" w:hAnsi="Times New Roman" w:cs="Times New Roman"/>
            <w:rPrChange w:id="489" w:author="Sudheer Gaddam" w:date="2019-08-03T13:54:00Z">
              <w:rPr/>
            </w:rPrChange>
          </w:rPr>
          <w:delText xml:space="preserve"> posted</w:delText>
        </w:r>
      </w:del>
      <w:ins w:id="490" w:author="Sudheer Gaddam" w:date="2019-08-03T17:45:00Z">
        <w:r w:rsidR="00FD3018" w:rsidRPr="00197C28">
          <w:rPr>
            <w:rFonts w:ascii="Times New Roman" w:hAnsi="Times New Roman" w:cs="Times New Roman"/>
            <w:rPrChange w:id="491" w:author="Sudheer Gaddam" w:date="2019-08-03T13:54:00Z">
              <w:rPr>
                <w:rFonts w:ascii="Times New Roman" w:hAnsi="Times New Roman" w:cs="Times New Roman"/>
              </w:rPr>
            </w:rPrChange>
          </w:rPr>
          <w:t>Newsfeeds posted</w:t>
        </w:r>
      </w:ins>
      <w:r w:rsidRPr="00197C28">
        <w:rPr>
          <w:rFonts w:ascii="Times New Roman" w:hAnsi="Times New Roman" w:cs="Times New Roman"/>
          <w:rPrChange w:id="492" w:author="Sudheer Gaddam" w:date="2019-08-03T13:54:00Z">
            <w:rPr/>
          </w:rPrChange>
        </w:rPr>
        <w:t xml:space="preserve"> by Students and Teachers</w:t>
      </w:r>
      <w:r w:rsidR="009E3ADE" w:rsidRPr="00197C28">
        <w:rPr>
          <w:rFonts w:ascii="Times New Roman" w:hAnsi="Times New Roman" w:cs="Times New Roman"/>
          <w:rPrChange w:id="493" w:author="Sudheer Gaddam" w:date="2019-08-03T13:54:00Z">
            <w:rPr/>
          </w:rPrChange>
        </w:rPr>
        <w:t xml:space="preserve"> which are waiting to be approved</w:t>
      </w:r>
      <w:r w:rsidRPr="00197C28">
        <w:rPr>
          <w:rFonts w:ascii="Times New Roman" w:hAnsi="Times New Roman" w:cs="Times New Roman"/>
          <w:rPrChange w:id="494" w:author="Sudheer Gaddam" w:date="2019-08-03T13:54:00Z">
            <w:rPr/>
          </w:rPrChange>
        </w:rPr>
        <w:t xml:space="preserve">. </w:t>
      </w:r>
      <w:r w:rsidR="004600F0" w:rsidRPr="00197C28">
        <w:rPr>
          <w:rFonts w:ascii="Times New Roman" w:hAnsi="Times New Roman" w:cs="Times New Roman"/>
          <w:rPrChange w:id="495" w:author="Sudheer Gaddam" w:date="2019-08-03T13:54:00Z">
            <w:rPr/>
          </w:rPrChange>
        </w:rPr>
        <w:t>On this screen, y</w:t>
      </w:r>
      <w:r w:rsidR="009E3ADE" w:rsidRPr="00197C28">
        <w:rPr>
          <w:rFonts w:ascii="Times New Roman" w:hAnsi="Times New Roman" w:cs="Times New Roman"/>
          <w:rPrChange w:id="496" w:author="Sudheer Gaddam" w:date="2019-08-03T13:54:00Z">
            <w:rPr/>
          </w:rPrChange>
        </w:rPr>
        <w:t>ou can a</w:t>
      </w:r>
      <w:r w:rsidR="00254F32" w:rsidRPr="00197C28">
        <w:rPr>
          <w:rFonts w:ascii="Times New Roman" w:hAnsi="Times New Roman" w:cs="Times New Roman"/>
          <w:rPrChange w:id="497" w:author="Sudheer Gaddam" w:date="2019-08-03T13:54:00Z">
            <w:rPr/>
          </w:rPrChange>
        </w:rPr>
        <w:t>pprove</w:t>
      </w:r>
      <w:r w:rsidR="009E3ADE" w:rsidRPr="00197C28">
        <w:rPr>
          <w:rFonts w:ascii="Times New Roman" w:hAnsi="Times New Roman" w:cs="Times New Roman"/>
          <w:rPrChange w:id="498" w:author="Sudheer Gaddam" w:date="2019-08-03T13:54:00Z">
            <w:rPr/>
          </w:rPrChange>
        </w:rPr>
        <w:t xml:space="preserve"> or r</w:t>
      </w:r>
      <w:r w:rsidR="00254F32" w:rsidRPr="00197C28">
        <w:rPr>
          <w:rFonts w:ascii="Times New Roman" w:hAnsi="Times New Roman" w:cs="Times New Roman"/>
          <w:rPrChange w:id="499" w:author="Sudheer Gaddam" w:date="2019-08-03T13:54:00Z">
            <w:rPr/>
          </w:rPrChange>
        </w:rPr>
        <w:t>eject newsfeed</w:t>
      </w:r>
      <w:r w:rsidR="009E3ADE" w:rsidRPr="00197C28">
        <w:rPr>
          <w:rFonts w:ascii="Times New Roman" w:hAnsi="Times New Roman" w:cs="Times New Roman"/>
          <w:rPrChange w:id="500" w:author="Sudheer Gaddam" w:date="2019-08-03T13:54:00Z">
            <w:rPr/>
          </w:rPrChange>
        </w:rPr>
        <w:t>s.</w:t>
      </w:r>
      <w:r w:rsidR="00254F32" w:rsidRPr="00197C28">
        <w:rPr>
          <w:rFonts w:ascii="Times New Roman" w:hAnsi="Times New Roman" w:cs="Times New Roman"/>
          <w:rPrChange w:id="501" w:author="Sudheer Gaddam" w:date="2019-08-03T13:54:00Z">
            <w:rPr/>
          </w:rPrChange>
        </w:rPr>
        <w:t xml:space="preserve"> </w:t>
      </w:r>
      <w:r w:rsidR="002C022C" w:rsidRPr="00197C28">
        <w:rPr>
          <w:rFonts w:ascii="Times New Roman" w:hAnsi="Times New Roman" w:cs="Times New Roman"/>
          <w:rPrChange w:id="502" w:author="Sudheer Gaddam" w:date="2019-08-03T13:54:00Z">
            <w:rPr/>
          </w:rPrChange>
        </w:rPr>
        <w:t xml:space="preserve">You can also search for newsfeeds and approve, reject or delete them. </w:t>
      </w:r>
    </w:p>
    <w:p w14:paraId="37FF3BE5" w14:textId="0AE2A6FB" w:rsidR="00EE6F0A" w:rsidRPr="00197C28" w:rsidRDefault="00EE6F0A" w:rsidP="001D6DF4">
      <w:pPr>
        <w:rPr>
          <w:rFonts w:ascii="Times New Roman" w:hAnsi="Times New Roman" w:cs="Times New Roman"/>
          <w:b/>
          <w:bCs/>
          <w:rPrChange w:id="503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504" w:author="Sudheer Gaddam" w:date="2019-08-03T13:54:00Z">
            <w:rPr>
              <w:b/>
              <w:bCs/>
            </w:rPr>
          </w:rPrChange>
        </w:rPr>
        <w:t>To approve newsfeeds:</w:t>
      </w:r>
    </w:p>
    <w:p w14:paraId="7CA570AD" w14:textId="77777777" w:rsidR="004600F0" w:rsidRPr="00197C28" w:rsidRDefault="00EE6F0A" w:rsidP="002E5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rPrChange w:id="50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06" w:author="Sudheer Gaddam" w:date="2019-08-03T13:54:00Z">
            <w:rPr/>
          </w:rPrChange>
        </w:rPr>
        <w:t xml:space="preserve">On the Newsfeed Approvals tab, </w:t>
      </w:r>
      <w:r w:rsidR="004600F0" w:rsidRPr="00197C28">
        <w:rPr>
          <w:rFonts w:ascii="Times New Roman" w:hAnsi="Times New Roman" w:cs="Times New Roman"/>
          <w:rPrChange w:id="507" w:author="Sudheer Gaddam" w:date="2019-08-03T13:54:00Z">
            <w:rPr/>
          </w:rPrChange>
        </w:rPr>
        <w:t>select the newsfeed to be approved.</w:t>
      </w:r>
    </w:p>
    <w:p w14:paraId="2DBC5962" w14:textId="77777777" w:rsidR="004600F0" w:rsidRPr="00197C28" w:rsidRDefault="004600F0" w:rsidP="002E5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rPrChange w:id="50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09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510" w:author="Sudheer Gaddam" w:date="2019-08-03T13:54:00Z">
            <w:rPr>
              <w:b/>
              <w:bCs/>
            </w:rPr>
          </w:rPrChange>
        </w:rPr>
        <w:t>Approve</w:t>
      </w:r>
      <w:r w:rsidRPr="00197C28">
        <w:rPr>
          <w:rFonts w:ascii="Times New Roman" w:hAnsi="Times New Roman" w:cs="Times New Roman"/>
          <w:rPrChange w:id="511" w:author="Sudheer Gaddam" w:date="2019-08-03T13:54:00Z">
            <w:rPr/>
          </w:rPrChange>
        </w:rPr>
        <w:t xml:space="preserve"> button at the bottom of the newsfeed.</w:t>
      </w:r>
    </w:p>
    <w:p w14:paraId="342CAEB2" w14:textId="0B8E2002" w:rsidR="00EE6F0A" w:rsidRPr="00197C28" w:rsidRDefault="00E97704" w:rsidP="00E97704">
      <w:pPr>
        <w:rPr>
          <w:rFonts w:ascii="Times New Roman" w:hAnsi="Times New Roman" w:cs="Times New Roman"/>
          <w:b/>
          <w:bCs/>
          <w:rPrChange w:id="512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513" w:author="Sudheer Gaddam" w:date="2019-08-03T13:54:00Z">
            <w:rPr>
              <w:b/>
              <w:bCs/>
            </w:rPr>
          </w:rPrChange>
        </w:rPr>
        <w:t>To reject n</w:t>
      </w:r>
      <w:r w:rsidR="004600F0" w:rsidRPr="00197C28">
        <w:rPr>
          <w:rFonts w:ascii="Times New Roman" w:hAnsi="Times New Roman" w:cs="Times New Roman"/>
          <w:b/>
          <w:bCs/>
          <w:rPrChange w:id="514" w:author="Sudheer Gaddam" w:date="2019-08-03T13:54:00Z">
            <w:rPr>
              <w:b/>
              <w:bCs/>
            </w:rPr>
          </w:rPrChange>
        </w:rPr>
        <w:t>ewsfeed</w:t>
      </w:r>
      <w:r w:rsidRPr="00197C28">
        <w:rPr>
          <w:rFonts w:ascii="Times New Roman" w:hAnsi="Times New Roman" w:cs="Times New Roman"/>
          <w:b/>
          <w:bCs/>
          <w:rPrChange w:id="515" w:author="Sudheer Gaddam" w:date="2019-08-03T13:54:00Z">
            <w:rPr>
              <w:b/>
              <w:bCs/>
            </w:rPr>
          </w:rPrChange>
        </w:rPr>
        <w:t>s:</w:t>
      </w:r>
      <w:r w:rsidR="00EE6F0A" w:rsidRPr="00197C28">
        <w:rPr>
          <w:rFonts w:ascii="Times New Roman" w:hAnsi="Times New Roman" w:cs="Times New Roman"/>
          <w:b/>
          <w:bCs/>
          <w:rPrChange w:id="516" w:author="Sudheer Gaddam" w:date="2019-08-03T13:54:00Z">
            <w:rPr>
              <w:b/>
              <w:bCs/>
            </w:rPr>
          </w:rPrChange>
        </w:rPr>
        <w:t xml:space="preserve"> </w:t>
      </w:r>
    </w:p>
    <w:p w14:paraId="7409F0B5" w14:textId="77777777" w:rsidR="008A713C" w:rsidRPr="00197C28" w:rsidRDefault="008A713C" w:rsidP="002E5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rPrChange w:id="51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18" w:author="Sudheer Gaddam" w:date="2019-08-03T13:54:00Z">
            <w:rPr/>
          </w:rPrChange>
        </w:rPr>
        <w:t>On the Newsfeed Approvals tab, select the newsfeed to be approved.</w:t>
      </w:r>
    </w:p>
    <w:p w14:paraId="3C643A4D" w14:textId="396F5DBA" w:rsidR="008A713C" w:rsidRPr="00197C28" w:rsidRDefault="008A713C" w:rsidP="002E5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rPrChange w:id="51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20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521" w:author="Sudheer Gaddam" w:date="2019-08-03T13:54:00Z">
            <w:rPr>
              <w:b/>
              <w:bCs/>
            </w:rPr>
          </w:rPrChange>
        </w:rPr>
        <w:t>Reject</w:t>
      </w:r>
      <w:r w:rsidRPr="00197C28">
        <w:rPr>
          <w:rFonts w:ascii="Times New Roman" w:hAnsi="Times New Roman" w:cs="Times New Roman"/>
          <w:rPrChange w:id="522" w:author="Sudheer Gaddam" w:date="2019-08-03T13:54:00Z">
            <w:rPr/>
          </w:rPrChange>
        </w:rPr>
        <w:t xml:space="preserve"> button at the bottom of the newsfeed.</w:t>
      </w:r>
    </w:p>
    <w:p w14:paraId="21506B47" w14:textId="4ABBCA9B" w:rsidR="00545FDE" w:rsidRPr="00197C28" w:rsidRDefault="008D7E61" w:rsidP="001D6DF4">
      <w:pPr>
        <w:rPr>
          <w:rFonts w:ascii="Times New Roman" w:hAnsi="Times New Roman" w:cs="Times New Roman"/>
          <w:rPrChange w:id="52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b/>
          <w:bCs/>
          <w:rPrChange w:id="524" w:author="Sudheer Gaddam" w:date="2019-08-03T13:54:00Z">
            <w:rPr>
              <w:b/>
              <w:bCs/>
            </w:rPr>
          </w:rPrChange>
        </w:rPr>
        <w:t>Note:</w:t>
      </w:r>
      <w:r w:rsidRPr="00197C28">
        <w:rPr>
          <w:rFonts w:ascii="Times New Roman" w:hAnsi="Times New Roman" w:cs="Times New Roman"/>
          <w:rPrChange w:id="525" w:author="Sudheer Gaddam" w:date="2019-08-03T13:54:00Z">
            <w:rPr/>
          </w:rPrChange>
        </w:rPr>
        <w:t xml:space="preserve"> </w:t>
      </w:r>
      <w:r w:rsidR="00526DCC" w:rsidRPr="00197C28">
        <w:rPr>
          <w:rFonts w:ascii="Times New Roman" w:hAnsi="Times New Roman" w:cs="Times New Roman"/>
          <w:rPrChange w:id="526" w:author="Sudheer Gaddam" w:date="2019-08-03T13:54:00Z">
            <w:rPr/>
          </w:rPrChange>
        </w:rPr>
        <w:t xml:space="preserve">The </w:t>
      </w:r>
      <w:r w:rsidR="00EF3C4A" w:rsidRPr="00197C28">
        <w:rPr>
          <w:rFonts w:ascii="Times New Roman" w:hAnsi="Times New Roman" w:cs="Times New Roman"/>
          <w:rPrChange w:id="527" w:author="Sudheer Gaddam" w:date="2019-08-03T13:54:00Z">
            <w:rPr/>
          </w:rPrChange>
        </w:rPr>
        <w:t>Student</w:t>
      </w:r>
      <w:r w:rsidR="00526DCC" w:rsidRPr="00197C28">
        <w:rPr>
          <w:rFonts w:ascii="Times New Roman" w:hAnsi="Times New Roman" w:cs="Times New Roman"/>
          <w:rPrChange w:id="528" w:author="Sudheer Gaddam" w:date="2019-08-03T13:54:00Z">
            <w:rPr/>
          </w:rPrChange>
        </w:rPr>
        <w:t xml:space="preserve">s </w:t>
      </w:r>
      <w:proofErr w:type="gramStart"/>
      <w:r w:rsidR="00526DCC" w:rsidRPr="00197C28">
        <w:rPr>
          <w:rFonts w:ascii="Times New Roman" w:hAnsi="Times New Roman" w:cs="Times New Roman"/>
          <w:rPrChange w:id="529" w:author="Sudheer Gaddam" w:date="2019-08-03T13:54:00Z">
            <w:rPr/>
          </w:rPrChange>
        </w:rPr>
        <w:t xml:space="preserve">and </w:t>
      </w:r>
      <w:r w:rsidR="00EF3C4A" w:rsidRPr="00197C28">
        <w:rPr>
          <w:rFonts w:ascii="Times New Roman" w:hAnsi="Times New Roman" w:cs="Times New Roman"/>
          <w:rPrChange w:id="530" w:author="Sudheer Gaddam" w:date="2019-08-03T13:54:00Z">
            <w:rPr/>
          </w:rPrChange>
        </w:rPr>
        <w:t xml:space="preserve"> Teacher</w:t>
      </w:r>
      <w:r w:rsidR="00526DCC" w:rsidRPr="00197C28">
        <w:rPr>
          <w:rFonts w:ascii="Times New Roman" w:hAnsi="Times New Roman" w:cs="Times New Roman"/>
          <w:rPrChange w:id="531" w:author="Sudheer Gaddam" w:date="2019-08-03T13:54:00Z">
            <w:rPr/>
          </w:rPrChange>
        </w:rPr>
        <w:t>s</w:t>
      </w:r>
      <w:proofErr w:type="gramEnd"/>
      <w:r w:rsidR="00526DCC" w:rsidRPr="00197C28">
        <w:rPr>
          <w:rFonts w:ascii="Times New Roman" w:hAnsi="Times New Roman" w:cs="Times New Roman"/>
          <w:rPrChange w:id="532" w:author="Sudheer Gaddam" w:date="2019-08-03T13:54:00Z">
            <w:rPr/>
          </w:rPrChange>
        </w:rPr>
        <w:t xml:space="preserve"> associated with that newsfeed</w:t>
      </w:r>
      <w:r w:rsidR="00EF3C4A" w:rsidRPr="00197C28">
        <w:rPr>
          <w:rFonts w:ascii="Times New Roman" w:hAnsi="Times New Roman" w:cs="Times New Roman"/>
          <w:rPrChange w:id="533" w:author="Sudheer Gaddam" w:date="2019-08-03T13:54:00Z">
            <w:rPr/>
          </w:rPrChange>
        </w:rPr>
        <w:t xml:space="preserve"> will receive </w:t>
      </w:r>
      <w:r w:rsidR="00526DCC" w:rsidRPr="00197C28">
        <w:rPr>
          <w:rFonts w:ascii="Times New Roman" w:hAnsi="Times New Roman" w:cs="Times New Roman"/>
          <w:rPrChange w:id="534" w:author="Sudheer Gaddam" w:date="2019-08-03T13:54:00Z">
            <w:rPr/>
          </w:rPrChange>
        </w:rPr>
        <w:t xml:space="preserve">a </w:t>
      </w:r>
      <w:r w:rsidR="00EF3C4A" w:rsidRPr="00197C28">
        <w:rPr>
          <w:rFonts w:ascii="Times New Roman" w:hAnsi="Times New Roman" w:cs="Times New Roman"/>
          <w:rPrChange w:id="535" w:author="Sudheer Gaddam" w:date="2019-08-03T13:54:00Z">
            <w:rPr/>
          </w:rPrChange>
        </w:rPr>
        <w:t>notification</w:t>
      </w:r>
      <w:r w:rsidR="00867AE9" w:rsidRPr="00197C28">
        <w:rPr>
          <w:rFonts w:ascii="Times New Roman" w:hAnsi="Times New Roman" w:cs="Times New Roman"/>
          <w:rPrChange w:id="536" w:author="Sudheer Gaddam" w:date="2019-08-03T13:54:00Z">
            <w:rPr/>
          </w:rPrChange>
        </w:rPr>
        <w:t xml:space="preserve"> and </w:t>
      </w:r>
      <w:r w:rsidR="00526DCC" w:rsidRPr="00197C28">
        <w:rPr>
          <w:rFonts w:ascii="Times New Roman" w:hAnsi="Times New Roman" w:cs="Times New Roman"/>
          <w:rPrChange w:id="537" w:author="Sudheer Gaddam" w:date="2019-08-03T13:54:00Z">
            <w:rPr/>
          </w:rPrChange>
        </w:rPr>
        <w:t xml:space="preserve">a </w:t>
      </w:r>
      <w:r w:rsidR="00867AE9" w:rsidRPr="00197C28">
        <w:rPr>
          <w:rFonts w:ascii="Times New Roman" w:hAnsi="Times New Roman" w:cs="Times New Roman"/>
          <w:rPrChange w:id="538" w:author="Sudheer Gaddam" w:date="2019-08-03T13:54:00Z">
            <w:rPr/>
          </w:rPrChange>
        </w:rPr>
        <w:t xml:space="preserve">message </w:t>
      </w:r>
      <w:r w:rsidR="00EF3C4A" w:rsidRPr="00197C28">
        <w:rPr>
          <w:rFonts w:ascii="Times New Roman" w:hAnsi="Times New Roman" w:cs="Times New Roman"/>
          <w:rPrChange w:id="539" w:author="Sudheer Gaddam" w:date="2019-08-03T13:54:00Z">
            <w:rPr/>
          </w:rPrChange>
        </w:rPr>
        <w:t xml:space="preserve">from </w:t>
      </w:r>
      <w:r w:rsidR="00526DCC" w:rsidRPr="00197C28">
        <w:rPr>
          <w:rFonts w:ascii="Times New Roman" w:hAnsi="Times New Roman" w:cs="Times New Roman"/>
          <w:rPrChange w:id="540" w:author="Sudheer Gaddam" w:date="2019-08-03T13:54:00Z">
            <w:rPr/>
          </w:rPrChange>
        </w:rPr>
        <w:t xml:space="preserve">the administrator informing them of the approval or rejection of the newsfeed. </w:t>
      </w:r>
      <w:r w:rsidR="00215019" w:rsidRPr="00197C28">
        <w:rPr>
          <w:rFonts w:ascii="Times New Roman" w:hAnsi="Times New Roman" w:cs="Times New Roman"/>
          <w:rPrChange w:id="541" w:author="Sudheer Gaddam" w:date="2019-08-03T13:54:00Z">
            <w:rPr/>
          </w:rPrChange>
        </w:rPr>
        <w:t xml:space="preserve"> </w:t>
      </w:r>
    </w:p>
    <w:p w14:paraId="434FF981" w14:textId="5EAB8B0C" w:rsidR="001D311B" w:rsidRPr="00197C28" w:rsidRDefault="001D311B" w:rsidP="001D6DF4">
      <w:pPr>
        <w:rPr>
          <w:rFonts w:ascii="Times New Roman" w:hAnsi="Times New Roman" w:cs="Times New Roman"/>
          <w:b/>
          <w:bCs/>
          <w:rPrChange w:id="542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543" w:author="Sudheer Gaddam" w:date="2019-08-03T13:54:00Z">
            <w:rPr>
              <w:b/>
              <w:bCs/>
            </w:rPr>
          </w:rPrChange>
        </w:rPr>
        <w:t>To delete newsfeeds:</w:t>
      </w:r>
    </w:p>
    <w:p w14:paraId="3D1D10A8" w14:textId="24E479C3" w:rsidR="00AF206E" w:rsidRPr="00197C28" w:rsidRDefault="00AF206E" w:rsidP="002E51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  <w:rPrChange w:id="544" w:author="Sudheer Gaddam" w:date="2019-08-03T13:54:00Z">
            <w:rPr>
              <w:bCs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Cs/>
          <w:sz w:val="24"/>
          <w:szCs w:val="24"/>
          <w:rPrChange w:id="545" w:author="Sudheer Gaddam" w:date="2019-08-03T13:54:00Z">
            <w:rPr>
              <w:bCs/>
              <w:sz w:val="24"/>
              <w:szCs w:val="24"/>
            </w:rPr>
          </w:rPrChange>
        </w:rPr>
        <w:t xml:space="preserve">Click the </w:t>
      </w:r>
      <w:r w:rsidR="00057585" w:rsidRPr="00197C28">
        <w:rPr>
          <w:rFonts w:ascii="Times New Roman" w:hAnsi="Times New Roman" w:cs="Times New Roman"/>
          <w:noProof/>
          <w:rPrChange w:id="546" w:author="Unknown">
            <w:rPr>
              <w:noProof/>
            </w:rPr>
          </w:rPrChange>
        </w:rPr>
        <w:drawing>
          <wp:inline distT="0" distB="0" distL="0" distR="0" wp14:anchorId="53E80240" wp14:editId="06AB3D13">
            <wp:extent cx="24765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C28">
        <w:rPr>
          <w:rFonts w:ascii="Times New Roman" w:hAnsi="Times New Roman" w:cs="Times New Roman"/>
          <w:bCs/>
          <w:sz w:val="24"/>
          <w:szCs w:val="24"/>
          <w:rPrChange w:id="547" w:author="Sudheer Gaddam" w:date="2019-08-03T13:54:00Z">
            <w:rPr>
              <w:bCs/>
              <w:sz w:val="24"/>
              <w:szCs w:val="24"/>
            </w:rPr>
          </w:rPrChange>
        </w:rPr>
        <w:t>icon displayed at the top right corner of the newsfeed.</w:t>
      </w:r>
    </w:p>
    <w:p w14:paraId="1F14BFCB" w14:textId="77777777" w:rsidR="00AF206E" w:rsidRPr="00197C28" w:rsidRDefault="00AF206E" w:rsidP="002E51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  <w:rPrChange w:id="548" w:author="Sudheer Gaddam" w:date="2019-08-03T13:54:00Z">
            <w:rPr>
              <w:bCs/>
              <w:sz w:val="24"/>
              <w:szCs w:val="24"/>
            </w:rPr>
          </w:rPrChange>
        </w:rPr>
      </w:pPr>
      <w:r w:rsidRPr="00197C28">
        <w:rPr>
          <w:rFonts w:ascii="Times New Roman" w:hAnsi="Times New Roman" w:cs="Times New Roman"/>
          <w:bCs/>
          <w:sz w:val="24"/>
          <w:szCs w:val="24"/>
          <w:rPrChange w:id="549" w:author="Sudheer Gaddam" w:date="2019-08-03T13:54:00Z">
            <w:rPr>
              <w:bCs/>
              <w:sz w:val="24"/>
              <w:szCs w:val="24"/>
            </w:rPr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sz w:val="24"/>
          <w:szCs w:val="24"/>
          <w:rPrChange w:id="550" w:author="Sudheer Gaddam" w:date="2019-08-03T13:54:00Z">
            <w:rPr>
              <w:b/>
              <w:sz w:val="24"/>
              <w:szCs w:val="24"/>
            </w:rPr>
          </w:rPrChange>
        </w:rPr>
        <w:t>Delete Newsfeed</w:t>
      </w:r>
      <w:r w:rsidRPr="00197C28">
        <w:rPr>
          <w:rFonts w:ascii="Times New Roman" w:hAnsi="Times New Roman" w:cs="Times New Roman"/>
          <w:bCs/>
          <w:sz w:val="24"/>
          <w:szCs w:val="24"/>
          <w:rPrChange w:id="551" w:author="Sudheer Gaddam" w:date="2019-08-03T13:54:00Z">
            <w:rPr>
              <w:bCs/>
              <w:sz w:val="24"/>
              <w:szCs w:val="24"/>
            </w:rPr>
          </w:rPrChange>
        </w:rPr>
        <w:t xml:space="preserve"> button.</w:t>
      </w:r>
    </w:p>
    <w:p w14:paraId="76022472" w14:textId="77777777" w:rsidR="001D311B" w:rsidRPr="00197C28" w:rsidRDefault="001D311B" w:rsidP="001D6DF4">
      <w:pPr>
        <w:rPr>
          <w:rFonts w:ascii="Times New Roman" w:hAnsi="Times New Roman" w:cs="Times New Roman"/>
          <w:rPrChange w:id="552" w:author="Sudheer Gaddam" w:date="2019-08-03T13:54:00Z">
            <w:rPr/>
          </w:rPrChange>
        </w:rPr>
      </w:pPr>
    </w:p>
    <w:p w14:paraId="00FD0BDB" w14:textId="21E3B904" w:rsidR="004F2732" w:rsidRPr="00197C28" w:rsidRDefault="00962C35" w:rsidP="00FD3018">
      <w:pPr>
        <w:jc w:val="center"/>
        <w:rPr>
          <w:rFonts w:ascii="Times New Roman" w:hAnsi="Times New Roman" w:cs="Times New Roman"/>
          <w:rPrChange w:id="553" w:author="Sudheer Gaddam" w:date="2019-08-03T13:54:00Z">
            <w:rPr/>
          </w:rPrChange>
        </w:rPr>
        <w:pPrChange w:id="554" w:author="Sudheer Gaddam" w:date="2019-08-03T17:45:00Z">
          <w:pPr/>
        </w:pPrChange>
      </w:pPr>
      <w:r w:rsidRPr="00197C28">
        <w:rPr>
          <w:rFonts w:ascii="Times New Roman" w:hAnsi="Times New Roman" w:cs="Times New Roman"/>
          <w:noProof/>
          <w:rPrChange w:id="555" w:author="Unknown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D8CB8" wp14:editId="707ADA69">
                <wp:simplePos x="0" y="0"/>
                <wp:positionH relativeFrom="margin">
                  <wp:posOffset>3962400</wp:posOffset>
                </wp:positionH>
                <wp:positionV relativeFrom="paragraph">
                  <wp:posOffset>540385</wp:posOffset>
                </wp:positionV>
                <wp:extent cx="2019300" cy="666750"/>
                <wp:effectExtent l="38100" t="38100" r="38100" b="114300"/>
                <wp:wrapNone/>
                <wp:docPr id="21" name="Speech Bubble: 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66750"/>
                        </a:xfrm>
                        <a:prstGeom prst="wedgeEllipseCallou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B4924" w14:textId="5D24F44E" w:rsidR="000B0268" w:rsidRDefault="000B0268" w:rsidP="00962C35">
                            <w:pPr>
                              <w:jc w:val="center"/>
                            </w:pPr>
                            <w:r>
                              <w:t xml:space="preserve">Click on </w:t>
                            </w:r>
                            <w:r w:rsidRPr="00C33893">
                              <w:rPr>
                                <w:bCs/>
                                <w:sz w:val="24"/>
                                <w:szCs w:val="24"/>
                              </w:rPr>
                              <w:t>ellipsis</w:t>
                            </w:r>
                            <w:r>
                              <w:rPr>
                                <w:bCs/>
                                <w:sz w:val="24"/>
                                <w:szCs w:val="24"/>
                              </w:rPr>
                              <w:t xml:space="preserve"> icon </w:t>
                            </w:r>
                            <w:r>
                              <w:t>to delete Newsfeed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21" o:spid="_x0000_s1026" type="#_x0000_t63" style="position:absolute;left:0;text-align:left;margin-left:312pt;margin-top:42.55pt;width:159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" adj="6300,24300" fillcolor="white [3201]" strokecolor="black [3213]" strokeweight="2.25pt">
                <v:textbox>
                  <w:txbxContent>
                    <w:p w14:paraId="090B4924" w14:textId="5D24F44E" w:rsidR="000B0268" w:rsidRDefault="000B0268" w:rsidP="00962C35">
                      <w:pPr>
                        <w:jc w:val="center"/>
                      </w:pPr>
                      <w:r>
                        <w:t xml:space="preserve">Click on </w:t>
                      </w:r>
                      <w:r w:rsidRPr="00C33893">
                        <w:rPr>
                          <w:bCs/>
                          <w:sz w:val="24"/>
                          <w:szCs w:val="24"/>
                        </w:rPr>
                        <w:t>ellipsis</w:t>
                      </w:r>
                      <w:r>
                        <w:rPr>
                          <w:bCs/>
                          <w:sz w:val="24"/>
                          <w:szCs w:val="24"/>
                        </w:rPr>
                        <w:t xml:space="preserve"> icon </w:t>
                      </w:r>
                      <w:r>
                        <w:t>to delete Newsfeed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7C28">
        <w:rPr>
          <w:rFonts w:ascii="Times New Roman" w:hAnsi="Times New Roman" w:cs="Times New Roman"/>
          <w:noProof/>
          <w:rPrChange w:id="556" w:author="Unknown">
            <w:rPr>
              <w:noProof/>
            </w:rPr>
          </w:rPrChange>
        </w:rPr>
        <w:drawing>
          <wp:inline distT="0" distB="0" distL="0" distR="0" wp14:anchorId="392532F1" wp14:editId="58995C34">
            <wp:extent cx="5362575" cy="299066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6667" w14:textId="77777777" w:rsidR="009E3D78" w:rsidRPr="00197C28" w:rsidRDefault="009E3D78" w:rsidP="00682E68">
      <w:pPr>
        <w:rPr>
          <w:rFonts w:ascii="Times New Roman" w:hAnsi="Times New Roman" w:cs="Times New Roman"/>
          <w:b/>
          <w:bCs/>
          <w:rPrChange w:id="557" w:author="Sudheer Gaddam" w:date="2019-08-03T13:54:00Z">
            <w:rPr>
              <w:b/>
              <w:bCs/>
            </w:rPr>
          </w:rPrChange>
        </w:rPr>
      </w:pPr>
    </w:p>
    <w:p w14:paraId="512B0A56" w14:textId="215B0C56" w:rsidR="00682E68" w:rsidRPr="00197C28" w:rsidRDefault="00682E68" w:rsidP="00B638DD">
      <w:pPr>
        <w:pStyle w:val="Heading2"/>
        <w:rPr>
          <w:rFonts w:cs="Times New Roman"/>
          <w:rPrChange w:id="558" w:author="Sudheer Gaddam" w:date="2019-08-03T13:54:00Z">
            <w:rPr/>
          </w:rPrChange>
        </w:rPr>
      </w:pPr>
      <w:bookmarkStart w:id="559" w:name="_Toc15747674"/>
      <w:r w:rsidRPr="00197C28">
        <w:rPr>
          <w:rFonts w:cs="Times New Roman"/>
          <w:rPrChange w:id="560" w:author="Sudheer Gaddam" w:date="2019-08-03T13:54:00Z">
            <w:rPr/>
          </w:rPrChange>
        </w:rPr>
        <w:t>Approve Comments</w:t>
      </w:r>
      <w:r w:rsidR="00473F1D" w:rsidRPr="00197C28">
        <w:rPr>
          <w:rFonts w:cs="Times New Roman"/>
          <w:rPrChange w:id="561" w:author="Sudheer Gaddam" w:date="2019-08-03T13:54:00Z">
            <w:rPr/>
          </w:rPrChange>
        </w:rPr>
        <w:t xml:space="preserve"> tab</w:t>
      </w:r>
      <w:bookmarkEnd w:id="559"/>
      <w:r w:rsidR="009E3D78" w:rsidRPr="00197C28">
        <w:rPr>
          <w:rFonts w:cs="Times New Roman"/>
          <w:rPrChange w:id="562" w:author="Sudheer Gaddam" w:date="2019-08-03T13:54:00Z">
            <w:rPr/>
          </w:rPrChange>
        </w:rPr>
        <w:t xml:space="preserve"> </w:t>
      </w:r>
    </w:p>
    <w:p w14:paraId="7B57DD61" w14:textId="10A5545C" w:rsidR="00B870F6" w:rsidRPr="00197C28" w:rsidRDefault="00DE3561" w:rsidP="00682E68">
      <w:pPr>
        <w:rPr>
          <w:rFonts w:ascii="Times New Roman" w:hAnsi="Times New Roman" w:cs="Times New Roman"/>
          <w:rPrChange w:id="56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64" w:author="Sudheer Gaddam" w:date="2019-08-03T13:54:00Z">
            <w:rPr/>
          </w:rPrChange>
        </w:rPr>
        <w:t xml:space="preserve">The </w:t>
      </w:r>
      <w:r w:rsidR="00275C1E" w:rsidRPr="00197C28">
        <w:rPr>
          <w:rFonts w:ascii="Times New Roman" w:hAnsi="Times New Roman" w:cs="Times New Roman"/>
          <w:rPrChange w:id="565" w:author="Sudheer Gaddam" w:date="2019-08-03T13:54:00Z">
            <w:rPr/>
          </w:rPrChange>
        </w:rPr>
        <w:t xml:space="preserve">Admin </w:t>
      </w:r>
      <w:r w:rsidRPr="00197C28">
        <w:rPr>
          <w:rFonts w:ascii="Times New Roman" w:hAnsi="Times New Roman" w:cs="Times New Roman"/>
          <w:rPrChange w:id="566" w:author="Sudheer Gaddam" w:date="2019-08-03T13:54:00Z">
            <w:rPr/>
          </w:rPrChange>
        </w:rPr>
        <w:t xml:space="preserve">users </w:t>
      </w:r>
      <w:r w:rsidR="00275C1E" w:rsidRPr="00197C28">
        <w:rPr>
          <w:rFonts w:ascii="Times New Roman" w:hAnsi="Times New Roman" w:cs="Times New Roman"/>
          <w:rPrChange w:id="567" w:author="Sudheer Gaddam" w:date="2019-08-03T13:54:00Z">
            <w:rPr/>
          </w:rPrChange>
        </w:rPr>
        <w:t xml:space="preserve">can </w:t>
      </w:r>
      <w:r w:rsidRPr="00197C28">
        <w:rPr>
          <w:rFonts w:ascii="Times New Roman" w:hAnsi="Times New Roman" w:cs="Times New Roman"/>
          <w:rPrChange w:id="568" w:author="Sudheer Gaddam" w:date="2019-08-03T13:54:00Z">
            <w:rPr/>
          </w:rPrChange>
        </w:rPr>
        <w:t xml:space="preserve">view </w:t>
      </w:r>
      <w:r w:rsidR="00275C1E" w:rsidRPr="00197C28">
        <w:rPr>
          <w:rFonts w:ascii="Times New Roman" w:hAnsi="Times New Roman" w:cs="Times New Roman"/>
          <w:rPrChange w:id="569" w:author="Sudheer Gaddam" w:date="2019-08-03T13:54:00Z">
            <w:rPr/>
          </w:rPrChange>
        </w:rPr>
        <w:t xml:space="preserve">all </w:t>
      </w:r>
      <w:r w:rsidRPr="00197C28">
        <w:rPr>
          <w:rFonts w:ascii="Times New Roman" w:hAnsi="Times New Roman" w:cs="Times New Roman"/>
          <w:rPrChange w:id="570" w:author="Sudheer Gaddam" w:date="2019-08-03T13:54:00Z">
            <w:rPr/>
          </w:rPrChange>
        </w:rPr>
        <w:t xml:space="preserve">the </w:t>
      </w:r>
      <w:r w:rsidR="00275C1E" w:rsidRPr="00197C28">
        <w:rPr>
          <w:rFonts w:ascii="Times New Roman" w:hAnsi="Times New Roman" w:cs="Times New Roman"/>
          <w:rPrChange w:id="571" w:author="Sudheer Gaddam" w:date="2019-08-03T13:54:00Z">
            <w:rPr/>
          </w:rPrChange>
        </w:rPr>
        <w:t xml:space="preserve">comments </w:t>
      </w:r>
      <w:r w:rsidRPr="00197C28">
        <w:rPr>
          <w:rFonts w:ascii="Times New Roman" w:hAnsi="Times New Roman" w:cs="Times New Roman"/>
          <w:rPrChange w:id="572" w:author="Sudheer Gaddam" w:date="2019-08-03T13:54:00Z">
            <w:rPr/>
          </w:rPrChange>
        </w:rPr>
        <w:t xml:space="preserve">which have been made on a </w:t>
      </w:r>
      <w:r w:rsidR="00275C1E" w:rsidRPr="00197C28">
        <w:rPr>
          <w:rFonts w:ascii="Times New Roman" w:hAnsi="Times New Roman" w:cs="Times New Roman"/>
          <w:rPrChange w:id="573" w:author="Sudheer Gaddam" w:date="2019-08-03T13:54:00Z">
            <w:rPr/>
          </w:rPrChange>
        </w:rPr>
        <w:t xml:space="preserve">particular </w:t>
      </w:r>
      <w:r w:rsidRPr="00197C28">
        <w:rPr>
          <w:rFonts w:ascii="Times New Roman" w:hAnsi="Times New Roman" w:cs="Times New Roman"/>
          <w:rPrChange w:id="574" w:author="Sudheer Gaddam" w:date="2019-08-03T13:54:00Z">
            <w:rPr/>
          </w:rPrChange>
        </w:rPr>
        <w:t>newsfeed</w:t>
      </w:r>
      <w:r w:rsidR="00FD72F5" w:rsidRPr="00197C28">
        <w:rPr>
          <w:rFonts w:ascii="Times New Roman" w:hAnsi="Times New Roman" w:cs="Times New Roman"/>
          <w:rPrChange w:id="575" w:author="Sudheer Gaddam" w:date="2019-08-03T13:54:00Z">
            <w:rPr/>
          </w:rPrChange>
        </w:rPr>
        <w:t xml:space="preserve"> and approve or reject individual or multiple comments at once</w:t>
      </w:r>
      <w:r w:rsidR="00275C1E" w:rsidRPr="00197C28">
        <w:rPr>
          <w:rFonts w:ascii="Times New Roman" w:hAnsi="Times New Roman" w:cs="Times New Roman"/>
          <w:rPrChange w:id="576" w:author="Sudheer Gaddam" w:date="2019-08-03T13:54:00Z">
            <w:rPr/>
          </w:rPrChange>
        </w:rPr>
        <w:t xml:space="preserve">. </w:t>
      </w:r>
    </w:p>
    <w:p w14:paraId="10B408D4" w14:textId="49B5D7A1" w:rsidR="00FD72F5" w:rsidRPr="00197C28" w:rsidRDefault="006C3065" w:rsidP="00682E68">
      <w:pPr>
        <w:rPr>
          <w:rFonts w:ascii="Times New Roman" w:hAnsi="Times New Roman" w:cs="Times New Roman"/>
          <w:b/>
          <w:bCs/>
          <w:rPrChange w:id="577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578" w:author="Sudheer Gaddam" w:date="2019-08-03T13:54:00Z">
            <w:rPr>
              <w:b/>
              <w:bCs/>
            </w:rPr>
          </w:rPrChange>
        </w:rPr>
        <w:t>To approve or reject multiple comments at once:</w:t>
      </w:r>
    </w:p>
    <w:p w14:paraId="7C52DABD" w14:textId="04EEC246" w:rsidR="006C3065" w:rsidRPr="00197C28" w:rsidRDefault="006C3065" w:rsidP="002E51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rPrChange w:id="57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80" w:author="Sudheer Gaddam" w:date="2019-08-03T13:54:00Z">
            <w:rPr/>
          </w:rPrChange>
        </w:rPr>
        <w:t>S</w:t>
      </w:r>
      <w:r w:rsidR="006E25A5" w:rsidRPr="00197C28">
        <w:rPr>
          <w:rFonts w:ascii="Times New Roman" w:hAnsi="Times New Roman" w:cs="Times New Roman"/>
          <w:rPrChange w:id="581" w:author="Sudheer Gaddam" w:date="2019-08-03T13:54:00Z">
            <w:rPr/>
          </w:rPrChange>
        </w:rPr>
        <w:t xml:space="preserve">elect </w:t>
      </w:r>
      <w:proofErr w:type="gramStart"/>
      <w:r w:rsidR="00F456B5" w:rsidRPr="00197C28">
        <w:rPr>
          <w:rFonts w:ascii="Times New Roman" w:hAnsi="Times New Roman" w:cs="Times New Roman"/>
          <w:rPrChange w:id="582" w:author="Sudheer Gaddam" w:date="2019-08-03T13:54:00Z">
            <w:rPr/>
          </w:rPrChange>
        </w:rPr>
        <w:t>the  corresponding</w:t>
      </w:r>
      <w:proofErr w:type="gramEnd"/>
      <w:r w:rsidR="00F456B5" w:rsidRPr="00197C28">
        <w:rPr>
          <w:rFonts w:ascii="Times New Roman" w:hAnsi="Times New Roman" w:cs="Times New Roman"/>
          <w:rPrChange w:id="583" w:author="Sudheer Gaddam" w:date="2019-08-03T13:54:00Z">
            <w:rPr/>
          </w:rPrChange>
        </w:rPr>
        <w:t xml:space="preserve"> </w:t>
      </w:r>
      <w:r w:rsidR="00D44CFB" w:rsidRPr="00197C28">
        <w:rPr>
          <w:rFonts w:ascii="Times New Roman" w:hAnsi="Times New Roman" w:cs="Times New Roman"/>
          <w:rPrChange w:id="584" w:author="Sudheer Gaddam" w:date="2019-08-03T13:54:00Z">
            <w:rPr/>
          </w:rPrChange>
        </w:rPr>
        <w:t xml:space="preserve">checkboxes </w:t>
      </w:r>
      <w:r w:rsidR="00F456B5" w:rsidRPr="00197C28">
        <w:rPr>
          <w:rFonts w:ascii="Times New Roman" w:hAnsi="Times New Roman" w:cs="Times New Roman"/>
          <w:rPrChange w:id="585" w:author="Sudheer Gaddam" w:date="2019-08-03T13:54:00Z">
            <w:rPr/>
          </w:rPrChange>
        </w:rPr>
        <w:t xml:space="preserve">for the comments </w:t>
      </w:r>
      <w:r w:rsidRPr="00197C28">
        <w:rPr>
          <w:rFonts w:ascii="Times New Roman" w:hAnsi="Times New Roman" w:cs="Times New Roman"/>
          <w:rPrChange w:id="586" w:author="Sudheer Gaddam" w:date="2019-08-03T13:54:00Z">
            <w:rPr/>
          </w:rPrChange>
        </w:rPr>
        <w:t>placed next to the comments.</w:t>
      </w:r>
    </w:p>
    <w:p w14:paraId="7FE54D3B" w14:textId="4801A5B8" w:rsidR="00851109" w:rsidRPr="00197C28" w:rsidRDefault="006C3065" w:rsidP="002E51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rPrChange w:id="58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588" w:author="Sudheer Gaddam" w:date="2019-08-03T13:54:00Z">
            <w:rPr/>
          </w:rPrChange>
        </w:rPr>
        <w:t>C</w:t>
      </w:r>
      <w:r w:rsidR="00B870F6" w:rsidRPr="00197C28">
        <w:rPr>
          <w:rFonts w:ascii="Times New Roman" w:hAnsi="Times New Roman" w:cs="Times New Roman"/>
          <w:rPrChange w:id="589" w:author="Sudheer Gaddam" w:date="2019-08-03T13:54:00Z">
            <w:rPr/>
          </w:rPrChange>
        </w:rPr>
        <w:t xml:space="preserve">lick the </w:t>
      </w:r>
      <w:r w:rsidR="00B870F6" w:rsidRPr="00197C28">
        <w:rPr>
          <w:rFonts w:ascii="Times New Roman" w:hAnsi="Times New Roman" w:cs="Times New Roman"/>
          <w:b/>
          <w:bCs/>
          <w:rPrChange w:id="590" w:author="Sudheer Gaddam" w:date="2019-08-03T13:54:00Z">
            <w:rPr>
              <w:b/>
              <w:bCs/>
            </w:rPr>
          </w:rPrChange>
        </w:rPr>
        <w:t>Approve</w:t>
      </w:r>
      <w:r w:rsidR="00B870F6" w:rsidRPr="00197C28">
        <w:rPr>
          <w:rFonts w:ascii="Times New Roman" w:hAnsi="Times New Roman" w:cs="Times New Roman"/>
          <w:rPrChange w:id="591" w:author="Sudheer Gaddam" w:date="2019-08-03T13:54:00Z">
            <w:rPr/>
          </w:rPrChange>
        </w:rPr>
        <w:t xml:space="preserve"> or </w:t>
      </w:r>
      <w:r w:rsidR="00B870F6" w:rsidRPr="00197C28">
        <w:rPr>
          <w:rFonts w:ascii="Times New Roman" w:hAnsi="Times New Roman" w:cs="Times New Roman"/>
          <w:b/>
          <w:bCs/>
          <w:rPrChange w:id="592" w:author="Sudheer Gaddam" w:date="2019-08-03T13:54:00Z">
            <w:rPr>
              <w:b/>
              <w:bCs/>
            </w:rPr>
          </w:rPrChange>
        </w:rPr>
        <w:t>Reject</w:t>
      </w:r>
      <w:r w:rsidR="00B870F6" w:rsidRPr="00197C28">
        <w:rPr>
          <w:rFonts w:ascii="Times New Roman" w:hAnsi="Times New Roman" w:cs="Times New Roman"/>
          <w:rPrChange w:id="593" w:author="Sudheer Gaddam" w:date="2019-08-03T13:54:00Z">
            <w:rPr/>
          </w:rPrChange>
        </w:rPr>
        <w:t xml:space="preserve"> buttons</w:t>
      </w:r>
      <w:r w:rsidRPr="00197C28">
        <w:rPr>
          <w:rFonts w:ascii="Times New Roman" w:hAnsi="Times New Roman" w:cs="Times New Roman"/>
          <w:rPrChange w:id="594" w:author="Sudheer Gaddam" w:date="2019-08-03T13:54:00Z">
            <w:rPr/>
          </w:rPrChange>
        </w:rPr>
        <w:t xml:space="preserve"> below the comments list</w:t>
      </w:r>
      <w:r w:rsidR="00B870F6" w:rsidRPr="00197C28">
        <w:rPr>
          <w:rFonts w:ascii="Times New Roman" w:hAnsi="Times New Roman" w:cs="Times New Roman"/>
          <w:rPrChange w:id="595" w:author="Sudheer Gaddam" w:date="2019-08-03T13:54:00Z">
            <w:rPr/>
          </w:rPrChange>
        </w:rPr>
        <w:t xml:space="preserve">. </w:t>
      </w:r>
      <w:r w:rsidR="00D44CFB" w:rsidRPr="00197C28">
        <w:rPr>
          <w:rFonts w:ascii="Times New Roman" w:hAnsi="Times New Roman" w:cs="Times New Roman"/>
          <w:rPrChange w:id="596" w:author="Sudheer Gaddam" w:date="2019-08-03T13:54:00Z">
            <w:rPr/>
          </w:rPrChange>
        </w:rPr>
        <w:t xml:space="preserve">. </w:t>
      </w:r>
    </w:p>
    <w:p w14:paraId="55B0481B" w14:textId="77777777" w:rsidR="00851109" w:rsidRPr="00197C28" w:rsidRDefault="00851109" w:rsidP="00682E68">
      <w:pPr>
        <w:rPr>
          <w:rFonts w:ascii="Times New Roman" w:hAnsi="Times New Roman" w:cs="Times New Roman"/>
          <w:rPrChange w:id="597" w:author="Sudheer Gaddam" w:date="2019-08-03T13:54:00Z">
            <w:rPr/>
          </w:rPrChange>
        </w:rPr>
      </w:pPr>
    </w:p>
    <w:p w14:paraId="491DE9CC" w14:textId="5310FEB8" w:rsidR="00275C1E" w:rsidRPr="00197C28" w:rsidRDefault="00851109" w:rsidP="00682E68">
      <w:pPr>
        <w:rPr>
          <w:rFonts w:ascii="Times New Roman" w:hAnsi="Times New Roman" w:cs="Times New Roman"/>
          <w:rPrChange w:id="59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b/>
          <w:bCs/>
          <w:rPrChange w:id="599" w:author="Sudheer Gaddam" w:date="2019-08-03T13:54:00Z">
            <w:rPr>
              <w:b/>
              <w:bCs/>
            </w:rPr>
          </w:rPrChange>
        </w:rPr>
        <w:t>Note:</w:t>
      </w:r>
      <w:r w:rsidRPr="00197C28">
        <w:rPr>
          <w:rFonts w:ascii="Times New Roman" w:hAnsi="Times New Roman" w:cs="Times New Roman"/>
          <w:rPrChange w:id="600" w:author="Sudheer Gaddam" w:date="2019-08-03T13:54:00Z">
            <w:rPr/>
          </w:rPrChange>
        </w:rPr>
        <w:t xml:space="preserve"> </w:t>
      </w:r>
      <w:r w:rsidR="00657D49" w:rsidRPr="00197C28">
        <w:rPr>
          <w:rFonts w:ascii="Times New Roman" w:hAnsi="Times New Roman" w:cs="Times New Roman"/>
          <w:rPrChange w:id="601" w:author="Sudheer Gaddam" w:date="2019-08-03T13:54:00Z">
            <w:rPr/>
          </w:rPrChange>
        </w:rPr>
        <w:t xml:space="preserve">The </w:t>
      </w:r>
      <w:r w:rsidR="00D44CFB" w:rsidRPr="00197C28">
        <w:rPr>
          <w:rFonts w:ascii="Times New Roman" w:hAnsi="Times New Roman" w:cs="Times New Roman"/>
          <w:rPrChange w:id="602" w:author="Sudheer Gaddam" w:date="2019-08-03T13:54:00Z">
            <w:rPr/>
          </w:rPrChange>
        </w:rPr>
        <w:t xml:space="preserve">users </w:t>
      </w:r>
      <w:r w:rsidR="00657D49" w:rsidRPr="00197C28">
        <w:rPr>
          <w:rFonts w:ascii="Times New Roman" w:hAnsi="Times New Roman" w:cs="Times New Roman"/>
          <w:rPrChange w:id="603" w:author="Sudheer Gaddam" w:date="2019-08-03T13:54:00Z">
            <w:rPr/>
          </w:rPrChange>
        </w:rPr>
        <w:t xml:space="preserve">whose comments have been approved or rejected </w:t>
      </w:r>
      <w:r w:rsidR="00D44CFB" w:rsidRPr="00197C28">
        <w:rPr>
          <w:rFonts w:ascii="Times New Roman" w:hAnsi="Times New Roman" w:cs="Times New Roman"/>
          <w:rPrChange w:id="604" w:author="Sudheer Gaddam" w:date="2019-08-03T13:54:00Z">
            <w:rPr/>
          </w:rPrChange>
        </w:rPr>
        <w:t xml:space="preserve">will receive </w:t>
      </w:r>
      <w:r w:rsidR="00657D49" w:rsidRPr="00197C28">
        <w:rPr>
          <w:rFonts w:ascii="Times New Roman" w:hAnsi="Times New Roman" w:cs="Times New Roman"/>
          <w:rPrChange w:id="605" w:author="Sudheer Gaddam" w:date="2019-08-03T13:54:00Z">
            <w:rPr/>
          </w:rPrChange>
        </w:rPr>
        <w:t xml:space="preserve">a </w:t>
      </w:r>
      <w:r w:rsidR="00D44CFB" w:rsidRPr="00197C28">
        <w:rPr>
          <w:rFonts w:ascii="Times New Roman" w:hAnsi="Times New Roman" w:cs="Times New Roman"/>
          <w:rPrChange w:id="606" w:author="Sudheer Gaddam" w:date="2019-08-03T13:54:00Z">
            <w:rPr/>
          </w:rPrChange>
        </w:rPr>
        <w:t xml:space="preserve">notification from </w:t>
      </w:r>
      <w:r w:rsidR="00657D49" w:rsidRPr="00197C28">
        <w:rPr>
          <w:rFonts w:ascii="Times New Roman" w:hAnsi="Times New Roman" w:cs="Times New Roman"/>
          <w:rPrChange w:id="607" w:author="Sudheer Gaddam" w:date="2019-08-03T13:54:00Z">
            <w:rPr/>
          </w:rPrChange>
        </w:rPr>
        <w:t xml:space="preserve">the </w:t>
      </w:r>
      <w:r w:rsidR="00D44CFB" w:rsidRPr="00197C28">
        <w:rPr>
          <w:rFonts w:ascii="Times New Roman" w:hAnsi="Times New Roman" w:cs="Times New Roman"/>
          <w:rPrChange w:id="608" w:author="Sudheer Gaddam" w:date="2019-08-03T13:54:00Z">
            <w:rPr/>
          </w:rPrChange>
        </w:rPr>
        <w:t>admin</w:t>
      </w:r>
      <w:r w:rsidR="00657D49" w:rsidRPr="00197C28">
        <w:rPr>
          <w:rFonts w:ascii="Times New Roman" w:hAnsi="Times New Roman" w:cs="Times New Roman"/>
          <w:rPrChange w:id="609" w:author="Sudheer Gaddam" w:date="2019-08-03T13:54:00Z">
            <w:rPr/>
          </w:rPrChange>
        </w:rPr>
        <w:t>istrator informing them about the status of their comments</w:t>
      </w:r>
      <w:r w:rsidR="00D44CFB" w:rsidRPr="00197C28">
        <w:rPr>
          <w:rFonts w:ascii="Times New Roman" w:hAnsi="Times New Roman" w:cs="Times New Roman"/>
          <w:rPrChange w:id="610" w:author="Sudheer Gaddam" w:date="2019-08-03T13:54:00Z">
            <w:rPr/>
          </w:rPrChange>
        </w:rPr>
        <w:t>.</w:t>
      </w:r>
    </w:p>
    <w:p w14:paraId="78C8127E" w14:textId="3C569D8A" w:rsidR="009A257B" w:rsidRPr="00197C28" w:rsidRDefault="00D822E1" w:rsidP="001D6DF4">
      <w:pPr>
        <w:rPr>
          <w:rFonts w:ascii="Times New Roman" w:hAnsi="Times New Roman" w:cs="Times New Roman"/>
          <w:rPrChange w:id="611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612" w:author="Unknown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E6995D" wp14:editId="66522B94">
                <wp:simplePos x="0" y="0"/>
                <wp:positionH relativeFrom="column">
                  <wp:posOffset>4124325</wp:posOffset>
                </wp:positionH>
                <wp:positionV relativeFrom="paragraph">
                  <wp:posOffset>485775</wp:posOffset>
                </wp:positionV>
                <wp:extent cx="2000250" cy="1066800"/>
                <wp:effectExtent l="38100" t="38100" r="38100" b="171450"/>
                <wp:wrapNone/>
                <wp:docPr id="22" name="Speech Bubble: 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066800"/>
                        </a:xfrm>
                        <a:prstGeom prst="wedgeEllipseCallout">
                          <a:avLst/>
                        </a:prstGeom>
                        <a:solidFill>
                          <a:schemeClr val="bg2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DA44F" w14:textId="424F35C5" w:rsidR="000B0268" w:rsidRDefault="000B0268" w:rsidP="00D822E1">
                            <w:pPr>
                              <w:jc w:val="center"/>
                            </w:pPr>
                            <w:r w:rsidRPr="00D822E1">
                              <w:rPr>
                                <w:color w:val="000000" w:themeColor="text1"/>
                              </w:rPr>
                              <w:t xml:space="preserve">Click on </w:t>
                            </w:r>
                            <w:r w:rsidRPr="00D822E1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ellipsis icon </w:t>
                            </w:r>
                            <w:r w:rsidRPr="00D822E1">
                              <w:rPr>
                                <w:color w:val="000000" w:themeColor="text1"/>
                              </w:rPr>
                              <w:t xml:space="preserve">to delete </w:t>
                            </w:r>
                            <w:r>
                              <w:rPr>
                                <w:color w:val="000000" w:themeColor="text1"/>
                              </w:rPr>
                              <w:t>Post With comments</w:t>
                            </w:r>
                          </w:p>
                          <w:p w14:paraId="7B8EAF2C" w14:textId="70DD3F46" w:rsidR="000B0268" w:rsidRPr="00D822E1" w:rsidRDefault="000B0268" w:rsidP="00D822E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peech Bubble: Oval 22" o:spid="_x0000_s1027" type="#_x0000_t63" style="position:absolute;margin-left:324.75pt;margin-top:38.25pt;width:157.5pt;height:8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" adj="6300,24300" fillcolor="#e7e6e6 [3214]" strokecolor="black [3213]" strokeweight="2.25pt">
                <v:textbox>
                  <w:txbxContent>
                    <w:p w14:paraId="722DA44F" w14:textId="424F35C5" w:rsidR="000B0268" w:rsidRDefault="000B0268" w:rsidP="00D822E1">
                      <w:pPr>
                        <w:jc w:val="center"/>
                      </w:pPr>
                      <w:r w:rsidRPr="00D822E1">
                        <w:rPr>
                          <w:color w:val="000000" w:themeColor="text1"/>
                        </w:rPr>
                        <w:t xml:space="preserve">Click on </w:t>
                      </w:r>
                      <w:r w:rsidRPr="00D822E1">
                        <w:rPr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ellipsis icon </w:t>
                      </w:r>
                      <w:r w:rsidRPr="00D822E1">
                        <w:rPr>
                          <w:color w:val="000000" w:themeColor="text1"/>
                        </w:rPr>
                        <w:t xml:space="preserve">to delete </w:t>
                      </w:r>
                      <w:r>
                        <w:rPr>
                          <w:color w:val="000000" w:themeColor="text1"/>
                        </w:rPr>
                        <w:t>Post With comments</w:t>
                      </w:r>
                    </w:p>
                    <w:p w14:paraId="7B8EAF2C" w14:textId="70DD3F46" w:rsidR="000B0268" w:rsidRPr="00D822E1" w:rsidRDefault="000B0268" w:rsidP="00D822E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3D78" w:rsidRPr="00197C28">
        <w:rPr>
          <w:rFonts w:ascii="Times New Roman" w:hAnsi="Times New Roman" w:cs="Times New Roman"/>
          <w:noProof/>
          <w:rPrChange w:id="613" w:author="Unknown">
            <w:rPr>
              <w:noProof/>
            </w:rPr>
          </w:rPrChange>
        </w:rPr>
        <w:drawing>
          <wp:inline distT="0" distB="0" distL="0" distR="0" wp14:anchorId="5328755A" wp14:editId="2CB03841">
            <wp:extent cx="5934075" cy="5067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1F07" w14:textId="52D6FA54" w:rsidR="00D878C3" w:rsidRPr="00197C28" w:rsidRDefault="00D878C3" w:rsidP="001D6DF4">
      <w:pPr>
        <w:rPr>
          <w:rFonts w:ascii="Times New Roman" w:hAnsi="Times New Roman" w:cs="Times New Roman"/>
          <w:rPrChange w:id="614" w:author="Sudheer Gaddam" w:date="2019-08-03T13:54:00Z">
            <w:rPr/>
          </w:rPrChange>
        </w:rPr>
      </w:pPr>
    </w:p>
    <w:p w14:paraId="7FB3A17B" w14:textId="42B27E99" w:rsidR="00D878C3" w:rsidRPr="00197C28" w:rsidRDefault="00D878C3" w:rsidP="00D878C3">
      <w:pPr>
        <w:rPr>
          <w:rFonts w:ascii="Times New Roman" w:hAnsi="Times New Roman" w:cs="Times New Roman"/>
          <w:rPrChange w:id="61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16" w:author="Sudheer Gaddam" w:date="2019-08-03T13:54:00Z">
            <w:rPr/>
          </w:rPrChange>
        </w:rPr>
        <w:t xml:space="preserve">Admin </w:t>
      </w:r>
      <w:r w:rsidR="004801B1" w:rsidRPr="00197C28">
        <w:rPr>
          <w:rFonts w:ascii="Times New Roman" w:hAnsi="Times New Roman" w:cs="Times New Roman"/>
          <w:rPrChange w:id="617" w:author="Sudheer Gaddam" w:date="2019-08-03T13:54:00Z">
            <w:rPr/>
          </w:rPrChange>
        </w:rPr>
        <w:t xml:space="preserve">users can </w:t>
      </w:r>
      <w:r w:rsidRPr="00197C28">
        <w:rPr>
          <w:rFonts w:ascii="Times New Roman" w:hAnsi="Times New Roman" w:cs="Times New Roman"/>
          <w:rPrChange w:id="618" w:author="Sudheer Gaddam" w:date="2019-08-03T13:54:00Z">
            <w:rPr/>
          </w:rPrChange>
        </w:rPr>
        <w:t>also publish a Newsfeed.</w:t>
      </w:r>
    </w:p>
    <w:p w14:paraId="2946DB2E" w14:textId="2F07BE03" w:rsidR="00D878C3" w:rsidRPr="00197C28" w:rsidRDefault="005056ED" w:rsidP="00D878C3">
      <w:pPr>
        <w:rPr>
          <w:rFonts w:ascii="Times New Roman" w:hAnsi="Times New Roman" w:cs="Times New Roman"/>
          <w:b/>
          <w:bCs/>
          <w:rPrChange w:id="619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620" w:author="Sudheer Gaddam" w:date="2019-08-03T13:54:00Z">
            <w:rPr>
              <w:b/>
              <w:bCs/>
            </w:rPr>
          </w:rPrChange>
        </w:rPr>
        <w:lastRenderedPageBreak/>
        <w:t xml:space="preserve">To </w:t>
      </w:r>
      <w:r w:rsidR="003C1B9A" w:rsidRPr="00197C28">
        <w:rPr>
          <w:rFonts w:ascii="Times New Roman" w:hAnsi="Times New Roman" w:cs="Times New Roman"/>
          <w:b/>
          <w:bCs/>
          <w:rPrChange w:id="621" w:author="Sudheer Gaddam" w:date="2019-08-03T13:54:00Z">
            <w:rPr>
              <w:b/>
              <w:bCs/>
            </w:rPr>
          </w:rPrChange>
        </w:rPr>
        <w:t>create</w:t>
      </w:r>
      <w:r w:rsidR="00D878C3" w:rsidRPr="00197C28">
        <w:rPr>
          <w:rFonts w:ascii="Times New Roman" w:hAnsi="Times New Roman" w:cs="Times New Roman"/>
          <w:b/>
          <w:bCs/>
          <w:rPrChange w:id="622" w:author="Sudheer Gaddam" w:date="2019-08-03T13:54:00Z">
            <w:rPr>
              <w:b/>
              <w:bCs/>
            </w:rPr>
          </w:rPrChange>
        </w:rPr>
        <w:t xml:space="preserve"> </w:t>
      </w:r>
      <w:r w:rsidRPr="00197C28">
        <w:rPr>
          <w:rFonts w:ascii="Times New Roman" w:hAnsi="Times New Roman" w:cs="Times New Roman"/>
          <w:b/>
          <w:bCs/>
          <w:rPrChange w:id="623" w:author="Sudheer Gaddam" w:date="2019-08-03T13:54:00Z">
            <w:rPr>
              <w:b/>
              <w:bCs/>
            </w:rPr>
          </w:rPrChange>
        </w:rPr>
        <w:t xml:space="preserve">a </w:t>
      </w:r>
      <w:r w:rsidR="00D878C3" w:rsidRPr="00197C28">
        <w:rPr>
          <w:rFonts w:ascii="Times New Roman" w:hAnsi="Times New Roman" w:cs="Times New Roman"/>
          <w:b/>
          <w:bCs/>
          <w:rPrChange w:id="624" w:author="Sudheer Gaddam" w:date="2019-08-03T13:54:00Z">
            <w:rPr>
              <w:b/>
              <w:bCs/>
            </w:rPr>
          </w:rPrChange>
        </w:rPr>
        <w:t>New</w:t>
      </w:r>
      <w:r w:rsidR="00B74A49" w:rsidRPr="00197C28">
        <w:rPr>
          <w:rFonts w:ascii="Times New Roman" w:hAnsi="Times New Roman" w:cs="Times New Roman"/>
          <w:b/>
          <w:bCs/>
          <w:rPrChange w:id="625" w:author="Sudheer Gaddam" w:date="2019-08-03T13:54:00Z">
            <w:rPr>
              <w:b/>
              <w:bCs/>
            </w:rPr>
          </w:rPrChange>
        </w:rPr>
        <w:t>s</w:t>
      </w:r>
      <w:r w:rsidR="0085055C" w:rsidRPr="00197C28">
        <w:rPr>
          <w:rFonts w:ascii="Times New Roman" w:hAnsi="Times New Roman" w:cs="Times New Roman"/>
          <w:b/>
          <w:bCs/>
          <w:rPrChange w:id="626" w:author="Sudheer Gaddam" w:date="2019-08-03T13:54:00Z">
            <w:rPr>
              <w:b/>
              <w:bCs/>
            </w:rPr>
          </w:rPrChange>
        </w:rPr>
        <w:t>f</w:t>
      </w:r>
      <w:r w:rsidR="00B74A49" w:rsidRPr="00197C28">
        <w:rPr>
          <w:rFonts w:ascii="Times New Roman" w:hAnsi="Times New Roman" w:cs="Times New Roman"/>
          <w:b/>
          <w:bCs/>
          <w:rPrChange w:id="627" w:author="Sudheer Gaddam" w:date="2019-08-03T13:54:00Z">
            <w:rPr>
              <w:b/>
              <w:bCs/>
            </w:rPr>
          </w:rPrChange>
        </w:rPr>
        <w:t>eed</w:t>
      </w:r>
      <w:r w:rsidR="00D878C3" w:rsidRPr="00197C28">
        <w:rPr>
          <w:rFonts w:ascii="Times New Roman" w:hAnsi="Times New Roman" w:cs="Times New Roman"/>
          <w:b/>
          <w:bCs/>
          <w:rPrChange w:id="628" w:author="Sudheer Gaddam" w:date="2019-08-03T13:54:00Z">
            <w:rPr>
              <w:b/>
              <w:bCs/>
            </w:rPr>
          </w:rPrChange>
        </w:rPr>
        <w:t>:</w:t>
      </w:r>
    </w:p>
    <w:p w14:paraId="1E5331FB" w14:textId="5692D7F6" w:rsidR="00D878C3" w:rsidRPr="00197C28" w:rsidRDefault="00D878C3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2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30" w:author="Sudheer Gaddam" w:date="2019-08-03T13:54:00Z">
            <w:rPr/>
          </w:rPrChange>
        </w:rPr>
        <w:t xml:space="preserve">Click </w:t>
      </w:r>
      <w:r w:rsidR="005056ED" w:rsidRPr="00197C28">
        <w:rPr>
          <w:rFonts w:ascii="Times New Roman" w:hAnsi="Times New Roman" w:cs="Times New Roman"/>
          <w:rPrChange w:id="631" w:author="Sudheer Gaddam" w:date="2019-08-03T13:54:00Z">
            <w:rPr/>
          </w:rPrChange>
        </w:rPr>
        <w:t xml:space="preserve">the </w:t>
      </w:r>
      <w:r w:rsidRPr="00197C28">
        <w:rPr>
          <w:rFonts w:ascii="Times New Roman" w:hAnsi="Times New Roman" w:cs="Times New Roman"/>
          <w:b/>
          <w:bCs/>
          <w:rPrChange w:id="632" w:author="Sudheer Gaddam" w:date="2019-08-03T13:54:00Z">
            <w:rPr>
              <w:b/>
              <w:bCs/>
            </w:rPr>
          </w:rPrChange>
        </w:rPr>
        <w:t xml:space="preserve">Create </w:t>
      </w:r>
      <w:r w:rsidR="00B74A49" w:rsidRPr="00197C28">
        <w:rPr>
          <w:rFonts w:ascii="Times New Roman" w:hAnsi="Times New Roman" w:cs="Times New Roman"/>
          <w:b/>
          <w:bCs/>
          <w:rPrChange w:id="633" w:author="Sudheer Gaddam" w:date="2019-08-03T13:54:00Z">
            <w:rPr>
              <w:b/>
              <w:bCs/>
            </w:rPr>
          </w:rPrChange>
        </w:rPr>
        <w:t>News Feed</w:t>
      </w:r>
      <w:r w:rsidRPr="00197C28">
        <w:rPr>
          <w:rFonts w:ascii="Times New Roman" w:hAnsi="Times New Roman" w:cs="Times New Roman"/>
          <w:rPrChange w:id="634" w:author="Sudheer Gaddam" w:date="2019-08-03T13:54:00Z">
            <w:rPr/>
          </w:rPrChange>
        </w:rPr>
        <w:t xml:space="preserve"> button at </w:t>
      </w:r>
      <w:r w:rsidR="00D8666C" w:rsidRPr="00197C28">
        <w:rPr>
          <w:rFonts w:ascii="Times New Roman" w:hAnsi="Times New Roman" w:cs="Times New Roman"/>
          <w:rPrChange w:id="635" w:author="Sudheer Gaddam" w:date="2019-08-03T13:54:00Z">
            <w:rPr/>
          </w:rPrChange>
        </w:rPr>
        <w:t xml:space="preserve">the </w:t>
      </w:r>
      <w:r w:rsidRPr="00197C28">
        <w:rPr>
          <w:rFonts w:ascii="Times New Roman" w:hAnsi="Times New Roman" w:cs="Times New Roman"/>
          <w:rPrChange w:id="636" w:author="Sudheer Gaddam" w:date="2019-08-03T13:54:00Z">
            <w:rPr/>
          </w:rPrChange>
        </w:rPr>
        <w:t>top right corner</w:t>
      </w:r>
      <w:r w:rsidR="00D8666C" w:rsidRPr="00197C28">
        <w:rPr>
          <w:rFonts w:ascii="Times New Roman" w:hAnsi="Times New Roman" w:cs="Times New Roman"/>
          <w:rPrChange w:id="637" w:author="Sudheer Gaddam" w:date="2019-08-03T13:54:00Z">
            <w:rPr/>
          </w:rPrChange>
        </w:rPr>
        <w:t xml:space="preserve"> of the Newsfeed screen</w:t>
      </w:r>
      <w:r w:rsidRPr="00197C28">
        <w:rPr>
          <w:rFonts w:ascii="Times New Roman" w:hAnsi="Times New Roman" w:cs="Times New Roman"/>
          <w:rPrChange w:id="638" w:author="Sudheer Gaddam" w:date="2019-08-03T13:54:00Z">
            <w:rPr/>
          </w:rPrChange>
        </w:rPr>
        <w:t xml:space="preserve">. The </w:t>
      </w:r>
      <w:r w:rsidR="00E8289B" w:rsidRPr="00197C28">
        <w:rPr>
          <w:rFonts w:ascii="Times New Roman" w:hAnsi="Times New Roman" w:cs="Times New Roman"/>
          <w:rPrChange w:id="639" w:author="Sudheer Gaddam" w:date="2019-08-03T13:54:00Z">
            <w:rPr/>
          </w:rPrChange>
        </w:rPr>
        <w:t xml:space="preserve">Create Newsfeed </w:t>
      </w:r>
      <w:r w:rsidRPr="00197C28">
        <w:rPr>
          <w:rFonts w:ascii="Times New Roman" w:hAnsi="Times New Roman" w:cs="Times New Roman"/>
          <w:rPrChange w:id="640" w:author="Sudheer Gaddam" w:date="2019-08-03T13:54:00Z">
            <w:rPr/>
          </w:rPrChange>
        </w:rPr>
        <w:t xml:space="preserve">window </w:t>
      </w:r>
      <w:r w:rsidR="00E8289B" w:rsidRPr="00197C28">
        <w:rPr>
          <w:rFonts w:ascii="Times New Roman" w:hAnsi="Times New Roman" w:cs="Times New Roman"/>
          <w:rPrChange w:id="641" w:author="Sudheer Gaddam" w:date="2019-08-03T13:54:00Z">
            <w:rPr/>
          </w:rPrChange>
        </w:rPr>
        <w:t>is displayed</w:t>
      </w:r>
      <w:r w:rsidRPr="00197C28">
        <w:rPr>
          <w:rFonts w:ascii="Times New Roman" w:hAnsi="Times New Roman" w:cs="Times New Roman"/>
          <w:rPrChange w:id="642" w:author="Sudheer Gaddam" w:date="2019-08-03T13:54:00Z">
            <w:rPr/>
          </w:rPrChange>
        </w:rPr>
        <w:t>.</w:t>
      </w:r>
    </w:p>
    <w:p w14:paraId="66C7E484" w14:textId="3F68E50E" w:rsidR="00B74A49" w:rsidRPr="00197C28" w:rsidRDefault="00B74A49" w:rsidP="00D878C3">
      <w:pPr>
        <w:rPr>
          <w:rFonts w:ascii="Times New Roman" w:hAnsi="Times New Roman" w:cs="Times New Roman"/>
          <w:rPrChange w:id="64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644" w:author="Unknown">
            <w:rPr>
              <w:noProof/>
            </w:rPr>
          </w:rPrChange>
        </w:rPr>
        <w:drawing>
          <wp:inline distT="0" distB="0" distL="0" distR="0" wp14:anchorId="49EB7342" wp14:editId="24D2A0A0">
            <wp:extent cx="5943600" cy="5481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1624" w14:textId="3678C5DA" w:rsidR="00B74A49" w:rsidRPr="00197C28" w:rsidRDefault="007D1DE3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4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46" w:author="Sudheer Gaddam" w:date="2019-08-03T13:54:00Z">
            <w:rPr/>
          </w:rPrChange>
        </w:rPr>
        <w:t>Specify the title of the newsfeed and its description in the respective text boxes.</w:t>
      </w:r>
    </w:p>
    <w:p w14:paraId="524B1E5A" w14:textId="227F4417" w:rsidR="007D1DE3" w:rsidRPr="00197C28" w:rsidRDefault="007D1DE3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4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48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649" w:author="Sudheer Gaddam" w:date="2019-08-03T13:54:00Z">
            <w:rPr>
              <w:b/>
              <w:bCs/>
            </w:rPr>
          </w:rPrChange>
        </w:rPr>
        <w:t>Browse</w:t>
      </w:r>
      <w:r w:rsidRPr="00197C28">
        <w:rPr>
          <w:rFonts w:ascii="Times New Roman" w:hAnsi="Times New Roman" w:cs="Times New Roman"/>
          <w:rPrChange w:id="650" w:author="Sudheer Gaddam" w:date="2019-08-03T13:54:00Z">
            <w:rPr/>
          </w:rPrChange>
        </w:rPr>
        <w:t xml:space="preserve"> button to upload an image or video if needed.</w:t>
      </w:r>
    </w:p>
    <w:p w14:paraId="0763E094" w14:textId="5952F6A2" w:rsidR="007D1DE3" w:rsidRPr="00197C28" w:rsidRDefault="007D1DE3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51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52" w:author="Sudheer Gaddam" w:date="2019-08-03T13:54:00Z">
            <w:rPr/>
          </w:rPrChange>
        </w:rPr>
        <w:t xml:space="preserve">Select the </w:t>
      </w:r>
      <w:r w:rsidRPr="00197C28">
        <w:rPr>
          <w:rFonts w:ascii="Times New Roman" w:hAnsi="Times New Roman" w:cs="Times New Roman"/>
          <w:b/>
          <w:bCs/>
          <w:rPrChange w:id="653" w:author="Sudheer Gaddam" w:date="2019-08-03T13:54:00Z">
            <w:rPr>
              <w:b/>
              <w:bCs/>
            </w:rPr>
          </w:rPrChange>
        </w:rPr>
        <w:t>Send Notification</w:t>
      </w:r>
      <w:r w:rsidRPr="00197C28">
        <w:rPr>
          <w:rFonts w:ascii="Times New Roman" w:hAnsi="Times New Roman" w:cs="Times New Roman"/>
          <w:rPrChange w:id="654" w:author="Sudheer Gaddam" w:date="2019-08-03T13:54:00Z">
            <w:rPr/>
          </w:rPrChange>
        </w:rPr>
        <w:t xml:space="preserve"> radio button</w:t>
      </w:r>
      <w:r w:rsidR="00E44D70" w:rsidRPr="00197C28">
        <w:rPr>
          <w:rFonts w:ascii="Times New Roman" w:hAnsi="Times New Roman" w:cs="Times New Roman"/>
          <w:rPrChange w:id="655" w:author="Sudheer Gaddam" w:date="2019-08-03T13:54:00Z">
            <w:rPr/>
          </w:rPrChange>
        </w:rPr>
        <w:t xml:space="preserve"> if you want so send a notification about the newsfeed to all students and teachers or select the </w:t>
      </w:r>
      <w:r w:rsidR="00E44D70" w:rsidRPr="00197C28">
        <w:rPr>
          <w:rFonts w:ascii="Times New Roman" w:hAnsi="Times New Roman" w:cs="Times New Roman"/>
          <w:b/>
          <w:bCs/>
          <w:rPrChange w:id="656" w:author="Sudheer Gaddam" w:date="2019-08-03T13:54:00Z">
            <w:rPr>
              <w:b/>
              <w:bCs/>
            </w:rPr>
          </w:rPrChange>
        </w:rPr>
        <w:t>Don’t Send Notification</w:t>
      </w:r>
      <w:r w:rsidR="00E44D70" w:rsidRPr="00197C28">
        <w:rPr>
          <w:rFonts w:ascii="Times New Roman" w:hAnsi="Times New Roman" w:cs="Times New Roman"/>
          <w:rPrChange w:id="657" w:author="Sudheer Gaddam" w:date="2019-08-03T13:54:00Z">
            <w:rPr/>
          </w:rPrChange>
        </w:rPr>
        <w:t xml:space="preserve"> radio button if you do not want to send a notification to anyone.</w:t>
      </w:r>
    </w:p>
    <w:p w14:paraId="1C4E377E" w14:textId="6EBB4041" w:rsidR="00D878C3" w:rsidRPr="00197C28" w:rsidRDefault="00D878C3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58" w:author="Sudheer Gaddam" w:date="2019-08-03T13:54:00Z">
            <w:rPr/>
          </w:rPrChange>
        </w:rPr>
      </w:pPr>
    </w:p>
    <w:p w14:paraId="6F7C9492" w14:textId="2FB4D790" w:rsidR="005B4CDB" w:rsidRPr="00197C28" w:rsidRDefault="005B4CDB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5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60" w:author="Sudheer Gaddam" w:date="2019-08-03T13:54:00Z">
            <w:rPr/>
          </w:rPrChange>
        </w:rPr>
        <w:t xml:space="preserve">You can also choose to make the newsfeed visible to a set of </w:t>
      </w:r>
      <w:r w:rsidR="005D6F52" w:rsidRPr="00197C28">
        <w:rPr>
          <w:rFonts w:ascii="Times New Roman" w:hAnsi="Times New Roman" w:cs="Times New Roman"/>
          <w:rPrChange w:id="661" w:author="Sudheer Gaddam" w:date="2019-08-03T13:54:00Z">
            <w:rPr/>
          </w:rPrChange>
        </w:rPr>
        <w:t>schools</w:t>
      </w:r>
      <w:r w:rsidRPr="00197C28">
        <w:rPr>
          <w:rFonts w:ascii="Times New Roman" w:hAnsi="Times New Roman" w:cs="Times New Roman"/>
          <w:rPrChange w:id="662" w:author="Sudheer Gaddam" w:date="2019-08-03T13:54:00Z">
            <w:rPr/>
          </w:rPrChange>
        </w:rPr>
        <w:t xml:space="preserve">. Select the </w:t>
      </w:r>
      <w:r w:rsidRPr="00197C28">
        <w:rPr>
          <w:rFonts w:ascii="Times New Roman" w:hAnsi="Times New Roman" w:cs="Times New Roman"/>
          <w:b/>
          <w:bCs/>
          <w:rPrChange w:id="663" w:author="Sudheer Gaddam" w:date="2019-08-03T13:54:00Z">
            <w:rPr>
              <w:b/>
              <w:bCs/>
            </w:rPr>
          </w:rPrChange>
        </w:rPr>
        <w:t>School</w:t>
      </w:r>
      <w:r w:rsidRPr="00197C28">
        <w:rPr>
          <w:rFonts w:ascii="Times New Roman" w:hAnsi="Times New Roman" w:cs="Times New Roman"/>
          <w:rPrChange w:id="664" w:author="Sudheer Gaddam" w:date="2019-08-03T13:54:00Z">
            <w:rPr/>
          </w:rPrChange>
        </w:rPr>
        <w:t xml:space="preserve"> radio button under </w:t>
      </w:r>
      <w:r w:rsidRPr="00197C28">
        <w:rPr>
          <w:rFonts w:ascii="Times New Roman" w:hAnsi="Times New Roman" w:cs="Times New Roman"/>
          <w:b/>
          <w:bCs/>
          <w:rPrChange w:id="665" w:author="Sudheer Gaddam" w:date="2019-08-03T13:54:00Z">
            <w:rPr>
              <w:b/>
              <w:bCs/>
            </w:rPr>
          </w:rPrChange>
        </w:rPr>
        <w:t>Visible To</w:t>
      </w:r>
      <w:r w:rsidRPr="00197C28">
        <w:rPr>
          <w:rFonts w:ascii="Times New Roman" w:hAnsi="Times New Roman" w:cs="Times New Roman"/>
          <w:rPrChange w:id="666" w:author="Sudheer Gaddam" w:date="2019-08-03T13:54:00Z">
            <w:rPr/>
          </w:rPrChange>
        </w:rPr>
        <w:t xml:space="preserve"> if you want to make the newsfeed visible to a particular school or a group of schools.</w:t>
      </w:r>
    </w:p>
    <w:p w14:paraId="2D56781A" w14:textId="05178476" w:rsidR="00975295" w:rsidRPr="00197C28" w:rsidRDefault="00975295" w:rsidP="001D6DF4">
      <w:pPr>
        <w:rPr>
          <w:rFonts w:ascii="Times New Roman" w:hAnsi="Times New Roman" w:cs="Times New Roman"/>
          <w:rPrChange w:id="66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668" w:author="Unknown">
            <w:rPr>
              <w:noProof/>
            </w:rPr>
          </w:rPrChange>
        </w:rPr>
        <w:lastRenderedPageBreak/>
        <w:drawing>
          <wp:inline distT="0" distB="0" distL="0" distR="0" wp14:anchorId="07A1CFEC" wp14:editId="65B25298">
            <wp:extent cx="54102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A508" w14:textId="77777777" w:rsidR="005B4CDB" w:rsidRPr="00197C28" w:rsidRDefault="005B4CDB" w:rsidP="002E51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rPrChange w:id="66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70" w:author="Sudheer Gaddam" w:date="2019-08-03T13:54:00Z">
            <w:rPr/>
          </w:rPrChange>
        </w:rPr>
        <w:t>Select the school or schools to which you want to make the newsfeed visible.</w:t>
      </w:r>
    </w:p>
    <w:p w14:paraId="496A65BA" w14:textId="19BA208E" w:rsidR="005B4CDB" w:rsidRPr="00197C28" w:rsidRDefault="005B4CDB" w:rsidP="002E51D6">
      <w:pPr>
        <w:ind w:left="360"/>
        <w:rPr>
          <w:rFonts w:ascii="Times New Roman" w:hAnsi="Times New Roman" w:cs="Times New Roman"/>
          <w:rPrChange w:id="671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b/>
          <w:bCs/>
          <w:rPrChange w:id="672" w:author="Sudheer Gaddam" w:date="2019-08-03T13:54:00Z">
            <w:rPr>
              <w:b/>
              <w:bCs/>
            </w:rPr>
          </w:rPrChange>
        </w:rPr>
        <w:t>Note:</w:t>
      </w:r>
      <w:r w:rsidRPr="00197C28">
        <w:rPr>
          <w:rFonts w:ascii="Times New Roman" w:hAnsi="Times New Roman" w:cs="Times New Roman"/>
          <w:rPrChange w:id="673" w:author="Sudheer Gaddam" w:date="2019-08-03T13:54:00Z">
            <w:rPr/>
          </w:rPrChange>
        </w:rPr>
        <w:t xml:space="preserve"> You can also search for the particular school from the available list by typing in the name of that school and clicking the search icon.</w:t>
      </w:r>
    </w:p>
    <w:p w14:paraId="0DF9EC88" w14:textId="1C91E9BA" w:rsidR="005B4CDB" w:rsidRPr="00197C28" w:rsidRDefault="00B45A9E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7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75" w:author="Sudheer Gaddam" w:date="2019-08-03T13:54:00Z">
            <w:rPr/>
          </w:rPrChange>
        </w:rPr>
        <w:t xml:space="preserve">You can also choose to make the newsfeed visible to a particular set of schools based on their grades or upload a list of students. Select the </w:t>
      </w:r>
      <w:r w:rsidRPr="00197C28">
        <w:rPr>
          <w:rFonts w:ascii="Times New Roman" w:hAnsi="Times New Roman" w:cs="Times New Roman"/>
          <w:b/>
          <w:bCs/>
          <w:rPrChange w:id="676" w:author="Sudheer Gaddam" w:date="2019-08-03T13:54:00Z">
            <w:rPr>
              <w:b/>
              <w:bCs/>
            </w:rPr>
          </w:rPrChange>
        </w:rPr>
        <w:t>S</w:t>
      </w:r>
      <w:r w:rsidR="009D43F6" w:rsidRPr="00197C28">
        <w:rPr>
          <w:rFonts w:ascii="Times New Roman" w:hAnsi="Times New Roman" w:cs="Times New Roman"/>
          <w:b/>
          <w:bCs/>
          <w:rPrChange w:id="677" w:author="Sudheer Gaddam" w:date="2019-08-03T13:54:00Z">
            <w:rPr>
              <w:b/>
              <w:bCs/>
            </w:rPr>
          </w:rPrChange>
        </w:rPr>
        <w:t>tudent</w:t>
      </w:r>
      <w:r w:rsidRPr="00197C28">
        <w:rPr>
          <w:rFonts w:ascii="Times New Roman" w:hAnsi="Times New Roman" w:cs="Times New Roman"/>
          <w:rPrChange w:id="678" w:author="Sudheer Gaddam" w:date="2019-08-03T13:54:00Z">
            <w:rPr/>
          </w:rPrChange>
        </w:rPr>
        <w:t xml:space="preserve"> radio button under </w:t>
      </w:r>
      <w:r w:rsidRPr="00197C28">
        <w:rPr>
          <w:rFonts w:ascii="Times New Roman" w:hAnsi="Times New Roman" w:cs="Times New Roman"/>
          <w:b/>
          <w:bCs/>
          <w:rPrChange w:id="679" w:author="Sudheer Gaddam" w:date="2019-08-03T13:54:00Z">
            <w:rPr>
              <w:b/>
              <w:bCs/>
            </w:rPr>
          </w:rPrChange>
        </w:rPr>
        <w:t>Visible To</w:t>
      </w:r>
      <w:r w:rsidRPr="00197C28">
        <w:rPr>
          <w:rFonts w:ascii="Times New Roman" w:hAnsi="Times New Roman" w:cs="Times New Roman"/>
          <w:rPrChange w:id="680" w:author="Sudheer Gaddam" w:date="2019-08-03T13:54:00Z">
            <w:rPr/>
          </w:rPrChange>
        </w:rPr>
        <w:t xml:space="preserve"> if you want to make the newsfeed visible to a particular </w:t>
      </w:r>
      <w:r w:rsidR="00B375BE" w:rsidRPr="00197C28">
        <w:rPr>
          <w:rFonts w:ascii="Times New Roman" w:hAnsi="Times New Roman" w:cs="Times New Roman"/>
          <w:rPrChange w:id="681" w:author="Sudheer Gaddam" w:date="2019-08-03T13:54:00Z">
            <w:rPr/>
          </w:rPrChange>
        </w:rPr>
        <w:t>set of students as per their grades or to a</w:t>
      </w:r>
      <w:r w:rsidR="00A122C7" w:rsidRPr="00197C28">
        <w:rPr>
          <w:rFonts w:ascii="Times New Roman" w:hAnsi="Times New Roman" w:cs="Times New Roman"/>
          <w:rPrChange w:id="682" w:author="Sudheer Gaddam" w:date="2019-08-03T13:54:00Z">
            <w:rPr/>
          </w:rPrChange>
        </w:rPr>
        <w:t>n uploaded</w:t>
      </w:r>
      <w:r w:rsidR="00B375BE" w:rsidRPr="00197C28">
        <w:rPr>
          <w:rFonts w:ascii="Times New Roman" w:hAnsi="Times New Roman" w:cs="Times New Roman"/>
          <w:rPrChange w:id="683" w:author="Sudheer Gaddam" w:date="2019-08-03T13:54:00Z">
            <w:rPr/>
          </w:rPrChange>
        </w:rPr>
        <w:t xml:space="preserve"> list of students</w:t>
      </w:r>
      <w:r w:rsidRPr="00197C28">
        <w:rPr>
          <w:rFonts w:ascii="Times New Roman" w:hAnsi="Times New Roman" w:cs="Times New Roman"/>
          <w:rPrChange w:id="684" w:author="Sudheer Gaddam" w:date="2019-08-03T13:54:00Z">
            <w:rPr/>
          </w:rPrChange>
        </w:rPr>
        <w:t>.</w:t>
      </w:r>
      <w:r w:rsidR="005D6F52" w:rsidRPr="00197C28">
        <w:rPr>
          <w:rFonts w:ascii="Times New Roman" w:hAnsi="Times New Roman" w:cs="Times New Roman"/>
          <w:rPrChange w:id="685" w:author="Sudheer Gaddam" w:date="2019-08-03T13:54:00Z">
            <w:rPr/>
          </w:rPrChange>
        </w:rPr>
        <w:t xml:space="preserve"> </w:t>
      </w:r>
    </w:p>
    <w:p w14:paraId="415E2112" w14:textId="3B23DF54" w:rsidR="00975295" w:rsidRPr="00197C28" w:rsidRDefault="00975295" w:rsidP="001D6DF4">
      <w:pPr>
        <w:rPr>
          <w:rFonts w:ascii="Times New Roman" w:hAnsi="Times New Roman" w:cs="Times New Roman"/>
          <w:rPrChange w:id="686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687" w:author="Unknown">
            <w:rPr>
              <w:noProof/>
            </w:rPr>
          </w:rPrChange>
        </w:rPr>
        <w:lastRenderedPageBreak/>
        <w:drawing>
          <wp:inline distT="0" distB="0" distL="0" distR="0" wp14:anchorId="08E516F0" wp14:editId="57ADA1C5">
            <wp:extent cx="5067300" cy="5095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6E68" w14:textId="26D7E1D6" w:rsidR="00975295" w:rsidRPr="00197C28" w:rsidRDefault="00E16BEA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8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689" w:author="Sudheer Gaddam" w:date="2019-08-03T13:54:00Z">
            <w:rPr/>
          </w:rPrChange>
        </w:rPr>
        <w:t xml:space="preserve">Select </w:t>
      </w:r>
      <w:r w:rsidR="00B375BE" w:rsidRPr="00197C28">
        <w:rPr>
          <w:rFonts w:ascii="Times New Roman" w:hAnsi="Times New Roman" w:cs="Times New Roman"/>
          <w:rPrChange w:id="690" w:author="Sudheer Gaddam" w:date="2019-08-03T13:54:00Z">
            <w:rPr/>
          </w:rPrChange>
        </w:rPr>
        <w:t xml:space="preserve">the </w:t>
      </w:r>
      <w:r w:rsidR="00B375BE" w:rsidRPr="00197C28">
        <w:rPr>
          <w:rFonts w:ascii="Times New Roman" w:hAnsi="Times New Roman" w:cs="Times New Roman"/>
          <w:b/>
          <w:bCs/>
          <w:rPrChange w:id="691" w:author="Sudheer Gaddam" w:date="2019-08-03T13:54:00Z">
            <w:rPr>
              <w:b/>
              <w:bCs/>
            </w:rPr>
          </w:rPrChange>
        </w:rPr>
        <w:t>Select Student Grade</w:t>
      </w:r>
      <w:r w:rsidR="00B375BE" w:rsidRPr="00197C28">
        <w:rPr>
          <w:rFonts w:ascii="Times New Roman" w:hAnsi="Times New Roman" w:cs="Times New Roman"/>
          <w:rPrChange w:id="692" w:author="Sudheer Gaddam" w:date="2019-08-03T13:54:00Z">
            <w:rPr/>
          </w:rPrChange>
        </w:rPr>
        <w:t xml:space="preserve"> radio button </w:t>
      </w:r>
      <w:r w:rsidR="000B6938" w:rsidRPr="00197C28">
        <w:rPr>
          <w:rFonts w:ascii="Times New Roman" w:hAnsi="Times New Roman" w:cs="Times New Roman"/>
          <w:rPrChange w:id="693" w:author="Sudheer Gaddam" w:date="2019-08-03T13:54:00Z">
            <w:rPr/>
          </w:rPrChange>
        </w:rPr>
        <w:t>to select a grade. All the students who have achieved that grade will be able to view the newsfeed.</w:t>
      </w:r>
      <w:r w:rsidR="00D470A1" w:rsidRPr="00197C28">
        <w:rPr>
          <w:rFonts w:ascii="Times New Roman" w:hAnsi="Times New Roman" w:cs="Times New Roman"/>
          <w:rPrChange w:id="694" w:author="Sudheer Gaddam" w:date="2019-08-03T13:54:00Z">
            <w:rPr/>
          </w:rPrChange>
        </w:rPr>
        <w:t xml:space="preserve"> Select the </w:t>
      </w:r>
      <w:r w:rsidR="00D470A1" w:rsidRPr="00197C28">
        <w:rPr>
          <w:rFonts w:ascii="Times New Roman" w:hAnsi="Times New Roman" w:cs="Times New Roman"/>
          <w:b/>
          <w:bCs/>
          <w:rPrChange w:id="695" w:author="Sudheer Gaddam" w:date="2019-08-03T13:54:00Z">
            <w:rPr>
              <w:b/>
              <w:bCs/>
            </w:rPr>
          </w:rPrChange>
        </w:rPr>
        <w:t>Select All</w:t>
      </w:r>
      <w:r w:rsidR="00D470A1" w:rsidRPr="00197C28">
        <w:rPr>
          <w:rFonts w:ascii="Times New Roman" w:hAnsi="Times New Roman" w:cs="Times New Roman"/>
          <w:rPrChange w:id="696" w:author="Sudheer Gaddam" w:date="2019-08-03T13:54:00Z">
            <w:rPr/>
          </w:rPrChange>
        </w:rPr>
        <w:t xml:space="preserve"> option to make the newsfeed visible to students of all grades.</w:t>
      </w:r>
    </w:p>
    <w:p w14:paraId="3799546D" w14:textId="30488B18" w:rsidR="00975295" w:rsidRPr="00197C28" w:rsidRDefault="00975295" w:rsidP="001D6DF4">
      <w:pPr>
        <w:rPr>
          <w:rFonts w:ascii="Times New Roman" w:hAnsi="Times New Roman" w:cs="Times New Roman"/>
          <w:rPrChange w:id="69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698" w:author="Unknown">
            <w:rPr>
              <w:noProof/>
            </w:rPr>
          </w:rPrChange>
        </w:rPr>
        <w:lastRenderedPageBreak/>
        <w:drawing>
          <wp:inline distT="0" distB="0" distL="0" distR="0" wp14:anchorId="6A0CF321" wp14:editId="0DD829E9">
            <wp:extent cx="5353050" cy="3752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B58" w14:textId="0E8AA45F" w:rsidR="001D6DF4" w:rsidRPr="00197C28" w:rsidRDefault="00C67177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69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00" w:author="Sudheer Gaddam" w:date="2019-08-03T13:54:00Z">
            <w:rPr/>
          </w:rPrChange>
        </w:rPr>
        <w:t xml:space="preserve">Select the </w:t>
      </w:r>
      <w:r w:rsidRPr="00197C28">
        <w:rPr>
          <w:rFonts w:ascii="Times New Roman" w:hAnsi="Times New Roman" w:cs="Times New Roman"/>
          <w:b/>
          <w:bCs/>
          <w:rPrChange w:id="701" w:author="Sudheer Gaddam" w:date="2019-08-03T13:54:00Z">
            <w:rPr>
              <w:b/>
              <w:bCs/>
            </w:rPr>
          </w:rPrChange>
        </w:rPr>
        <w:t>Upload Student List</w:t>
      </w:r>
      <w:r w:rsidRPr="00197C28">
        <w:rPr>
          <w:rFonts w:ascii="Times New Roman" w:hAnsi="Times New Roman" w:cs="Times New Roman"/>
          <w:rPrChange w:id="702" w:author="Sudheer Gaddam" w:date="2019-08-03T13:54:00Z">
            <w:rPr/>
          </w:rPrChange>
        </w:rPr>
        <w:t xml:space="preserve"> radio button to make the newsfeed visible to a particular set of students irrespective of their grades. Click the </w:t>
      </w:r>
      <w:r w:rsidRPr="00197C28">
        <w:rPr>
          <w:rFonts w:ascii="Times New Roman" w:hAnsi="Times New Roman" w:cs="Times New Roman"/>
          <w:b/>
          <w:bCs/>
          <w:rPrChange w:id="703" w:author="Sudheer Gaddam" w:date="2019-08-03T13:54:00Z">
            <w:rPr>
              <w:b/>
              <w:bCs/>
            </w:rPr>
          </w:rPrChange>
        </w:rPr>
        <w:t>Upload Students List</w:t>
      </w:r>
      <w:r w:rsidRPr="00197C28">
        <w:rPr>
          <w:rFonts w:ascii="Times New Roman" w:hAnsi="Times New Roman" w:cs="Times New Roman"/>
          <w:rPrChange w:id="704" w:author="Sudheer Gaddam" w:date="2019-08-03T13:54:00Z">
            <w:rPr/>
          </w:rPrChange>
        </w:rPr>
        <w:t xml:space="preserve"> button to upload your list.</w:t>
      </w:r>
    </w:p>
    <w:p w14:paraId="77D092E5" w14:textId="362A5BB5" w:rsidR="00C67177" w:rsidRPr="00197C28" w:rsidRDefault="00C67177" w:rsidP="002E51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rPrChange w:id="70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06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707" w:author="Sudheer Gaddam" w:date="2019-08-03T13:54:00Z">
            <w:rPr>
              <w:b/>
              <w:bCs/>
            </w:rPr>
          </w:rPrChange>
        </w:rPr>
        <w:t>Submit</w:t>
      </w:r>
      <w:r w:rsidRPr="00197C28">
        <w:rPr>
          <w:rFonts w:ascii="Times New Roman" w:hAnsi="Times New Roman" w:cs="Times New Roman"/>
          <w:rPrChange w:id="708" w:author="Sudheer Gaddam" w:date="2019-08-03T13:54:00Z">
            <w:rPr/>
          </w:rPrChange>
        </w:rPr>
        <w:t xml:space="preserve"> button to create the newsfeed.</w:t>
      </w:r>
    </w:p>
    <w:p w14:paraId="47FDB950" w14:textId="77777777" w:rsidR="00D878C3" w:rsidRPr="00197C28" w:rsidRDefault="00D878C3" w:rsidP="001D6DF4">
      <w:pPr>
        <w:rPr>
          <w:rFonts w:ascii="Times New Roman" w:hAnsi="Times New Roman" w:cs="Times New Roman"/>
          <w:rPrChange w:id="709" w:author="Sudheer Gaddam" w:date="2019-08-03T13:54:00Z">
            <w:rPr/>
          </w:rPrChange>
        </w:rPr>
      </w:pPr>
    </w:p>
    <w:p w14:paraId="65689A04" w14:textId="704A9475" w:rsidR="003074BF" w:rsidRPr="00197C28" w:rsidRDefault="00550636" w:rsidP="00550636">
      <w:pPr>
        <w:pStyle w:val="Heading1"/>
        <w:rPr>
          <w:rFonts w:cs="Times New Roman"/>
          <w:rPrChange w:id="710" w:author="Sudheer Gaddam" w:date="2019-08-03T13:54:00Z">
            <w:rPr/>
          </w:rPrChange>
        </w:rPr>
      </w:pPr>
      <w:bookmarkStart w:id="711" w:name="_Toc15747675"/>
      <w:r w:rsidRPr="00197C28">
        <w:rPr>
          <w:rFonts w:cs="Times New Roman"/>
          <w:rPrChange w:id="712" w:author="Sudheer Gaddam" w:date="2019-08-03T13:54:00Z">
            <w:rPr/>
          </w:rPrChange>
        </w:rPr>
        <w:t>Students</w:t>
      </w:r>
      <w:bookmarkEnd w:id="711"/>
      <w:del w:id="713" w:author="Sudheer Gaddam" w:date="2019-08-03T17:46:00Z">
        <w:r w:rsidR="00701D59" w:rsidRPr="00197C28" w:rsidDel="00FD3018">
          <w:rPr>
            <w:rFonts w:cs="Times New Roman"/>
            <w:rPrChange w:id="714" w:author="Sudheer Gaddam" w:date="2019-08-03T13:54:00Z">
              <w:rPr/>
            </w:rPrChange>
          </w:rPr>
          <w:delText>:</w:delText>
        </w:r>
      </w:del>
    </w:p>
    <w:p w14:paraId="360134DA" w14:textId="2A39CD54" w:rsidR="007C5CF4" w:rsidRPr="00197C28" w:rsidRDefault="00701D59" w:rsidP="00701D59">
      <w:pPr>
        <w:rPr>
          <w:rFonts w:ascii="Times New Roman" w:hAnsi="Times New Roman" w:cs="Times New Roman"/>
          <w:rPrChange w:id="71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16" w:author="Sudheer Gaddam" w:date="2019-08-03T13:54:00Z">
            <w:rPr/>
          </w:rPrChange>
        </w:rPr>
        <w:t xml:space="preserve">All </w:t>
      </w:r>
      <w:r w:rsidR="004D038F" w:rsidRPr="00197C28">
        <w:rPr>
          <w:rFonts w:ascii="Times New Roman" w:hAnsi="Times New Roman" w:cs="Times New Roman"/>
          <w:rPrChange w:id="717" w:author="Sudheer Gaddam" w:date="2019-08-03T13:54:00Z">
            <w:rPr/>
          </w:rPrChange>
        </w:rPr>
        <w:t xml:space="preserve">the information of </w:t>
      </w:r>
      <w:r w:rsidRPr="00197C28">
        <w:rPr>
          <w:rFonts w:ascii="Times New Roman" w:hAnsi="Times New Roman" w:cs="Times New Roman"/>
          <w:rPrChange w:id="718" w:author="Sudheer Gaddam" w:date="2019-08-03T13:54:00Z">
            <w:rPr/>
          </w:rPrChange>
        </w:rPr>
        <w:t xml:space="preserve">Students </w:t>
      </w:r>
      <w:r w:rsidR="004D038F" w:rsidRPr="00197C28">
        <w:rPr>
          <w:rFonts w:ascii="Times New Roman" w:hAnsi="Times New Roman" w:cs="Times New Roman"/>
          <w:rPrChange w:id="719" w:author="Sudheer Gaddam" w:date="2019-08-03T13:54:00Z">
            <w:rPr/>
          </w:rPrChange>
        </w:rPr>
        <w:t xml:space="preserve">is </w:t>
      </w:r>
      <w:r w:rsidRPr="00197C28">
        <w:rPr>
          <w:rFonts w:ascii="Times New Roman" w:hAnsi="Times New Roman" w:cs="Times New Roman"/>
          <w:rPrChange w:id="720" w:author="Sudheer Gaddam" w:date="2019-08-03T13:54:00Z">
            <w:rPr/>
          </w:rPrChange>
        </w:rPr>
        <w:t xml:space="preserve">displayed </w:t>
      </w:r>
      <w:r w:rsidR="004D038F" w:rsidRPr="00197C28">
        <w:rPr>
          <w:rFonts w:ascii="Times New Roman" w:hAnsi="Times New Roman" w:cs="Times New Roman"/>
          <w:rPrChange w:id="721" w:author="Sudheer Gaddam" w:date="2019-08-03T13:54:00Z">
            <w:rPr/>
          </w:rPrChange>
        </w:rPr>
        <w:t>in this screen</w:t>
      </w:r>
      <w:r w:rsidRPr="00197C28">
        <w:rPr>
          <w:rFonts w:ascii="Times New Roman" w:hAnsi="Times New Roman" w:cs="Times New Roman"/>
          <w:rPrChange w:id="722" w:author="Sudheer Gaddam" w:date="2019-08-03T13:54:00Z">
            <w:rPr/>
          </w:rPrChange>
        </w:rPr>
        <w:t xml:space="preserve">. </w:t>
      </w:r>
      <w:r w:rsidR="00407AEE" w:rsidRPr="00197C28">
        <w:rPr>
          <w:rFonts w:ascii="Times New Roman" w:hAnsi="Times New Roman" w:cs="Times New Roman"/>
          <w:rPrChange w:id="723" w:author="Sudheer Gaddam" w:date="2019-08-03T13:54:00Z">
            <w:rPr/>
          </w:rPrChange>
        </w:rPr>
        <w:t xml:space="preserve">You can </w:t>
      </w:r>
      <w:r w:rsidRPr="00197C28">
        <w:rPr>
          <w:rFonts w:ascii="Times New Roman" w:hAnsi="Times New Roman" w:cs="Times New Roman"/>
          <w:rPrChange w:id="724" w:author="Sudheer Gaddam" w:date="2019-08-03T13:54:00Z">
            <w:rPr/>
          </w:rPrChange>
        </w:rPr>
        <w:t xml:space="preserve">filter the </w:t>
      </w:r>
      <w:r w:rsidR="004B3C92" w:rsidRPr="00197C28">
        <w:rPr>
          <w:rFonts w:ascii="Times New Roman" w:hAnsi="Times New Roman" w:cs="Times New Roman"/>
          <w:rPrChange w:id="725" w:author="Sudheer Gaddam" w:date="2019-08-03T13:54:00Z">
            <w:rPr/>
          </w:rPrChange>
        </w:rPr>
        <w:t xml:space="preserve">information </w:t>
      </w:r>
      <w:r w:rsidRPr="00197C28">
        <w:rPr>
          <w:rFonts w:ascii="Times New Roman" w:hAnsi="Times New Roman" w:cs="Times New Roman"/>
          <w:rPrChange w:id="726" w:author="Sudheer Gaddam" w:date="2019-08-03T13:54:00Z">
            <w:rPr/>
          </w:rPrChange>
        </w:rPr>
        <w:t>by School</w:t>
      </w:r>
      <w:r w:rsidR="004B3C92" w:rsidRPr="00197C28">
        <w:rPr>
          <w:rFonts w:ascii="Times New Roman" w:hAnsi="Times New Roman" w:cs="Times New Roman"/>
          <w:rPrChange w:id="727" w:author="Sudheer Gaddam" w:date="2019-08-03T13:54:00Z">
            <w:rPr/>
          </w:rPrChange>
        </w:rPr>
        <w:t xml:space="preserve">, </w:t>
      </w:r>
      <w:r w:rsidRPr="00197C28">
        <w:rPr>
          <w:rFonts w:ascii="Times New Roman" w:hAnsi="Times New Roman" w:cs="Times New Roman"/>
          <w:rPrChange w:id="728" w:author="Sudheer Gaddam" w:date="2019-08-03T13:54:00Z">
            <w:rPr/>
          </w:rPrChange>
        </w:rPr>
        <w:t>Student Name &amp; Student I</w:t>
      </w:r>
      <w:r w:rsidR="00C0551E" w:rsidRPr="00197C28">
        <w:rPr>
          <w:rFonts w:ascii="Times New Roman" w:hAnsi="Times New Roman" w:cs="Times New Roman"/>
          <w:rPrChange w:id="729" w:author="Sudheer Gaddam" w:date="2019-08-03T13:54:00Z">
            <w:rPr/>
          </w:rPrChange>
        </w:rPr>
        <w:t>D</w:t>
      </w:r>
      <w:r w:rsidRPr="00197C28">
        <w:rPr>
          <w:rFonts w:ascii="Times New Roman" w:hAnsi="Times New Roman" w:cs="Times New Roman"/>
          <w:rPrChange w:id="730" w:author="Sudheer Gaddam" w:date="2019-08-03T13:54:00Z">
            <w:rPr/>
          </w:rPrChange>
        </w:rPr>
        <w:t>.</w:t>
      </w:r>
      <w:r w:rsidR="00E07AAD" w:rsidRPr="00197C28">
        <w:rPr>
          <w:rFonts w:ascii="Times New Roman" w:hAnsi="Times New Roman" w:cs="Times New Roman"/>
          <w:rPrChange w:id="731" w:author="Sudheer Gaddam" w:date="2019-08-03T13:54:00Z">
            <w:rPr/>
          </w:rPrChange>
        </w:rPr>
        <w:t xml:space="preserve"> </w:t>
      </w:r>
    </w:p>
    <w:p w14:paraId="6D754381" w14:textId="77777777" w:rsidR="007C5CF4" w:rsidRPr="00197C28" w:rsidRDefault="00E07AAD" w:rsidP="00701D59">
      <w:pPr>
        <w:rPr>
          <w:rFonts w:ascii="Times New Roman" w:hAnsi="Times New Roman" w:cs="Times New Roman"/>
          <w:rPrChange w:id="732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33" w:author="Sudheer Gaddam" w:date="2019-08-03T13:54:00Z">
            <w:rPr/>
          </w:rPrChange>
        </w:rPr>
        <w:t>You can also search for a particular student</w:t>
      </w:r>
      <w:r w:rsidR="007C5CF4" w:rsidRPr="00197C28">
        <w:rPr>
          <w:rFonts w:ascii="Times New Roman" w:hAnsi="Times New Roman" w:cs="Times New Roman"/>
          <w:rPrChange w:id="734" w:author="Sudheer Gaddam" w:date="2019-08-03T13:54:00Z">
            <w:rPr/>
          </w:rPrChange>
        </w:rPr>
        <w:t>.</w:t>
      </w:r>
    </w:p>
    <w:p w14:paraId="3FEE6419" w14:textId="4F0683AC" w:rsidR="007C5CF4" w:rsidRPr="00197C28" w:rsidRDefault="007C5CF4" w:rsidP="00701D59">
      <w:pPr>
        <w:rPr>
          <w:rFonts w:ascii="Times New Roman" w:hAnsi="Times New Roman" w:cs="Times New Roman"/>
          <w:rPrChange w:id="73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b/>
          <w:bCs/>
          <w:rPrChange w:id="736" w:author="Sudheer Gaddam" w:date="2019-08-03T13:54:00Z">
            <w:rPr>
              <w:b/>
              <w:bCs/>
            </w:rPr>
          </w:rPrChange>
        </w:rPr>
        <w:t>To search for a student</w:t>
      </w:r>
      <w:r w:rsidRPr="00197C28">
        <w:rPr>
          <w:rFonts w:ascii="Times New Roman" w:hAnsi="Times New Roman" w:cs="Times New Roman"/>
          <w:rPrChange w:id="737" w:author="Sudheer Gaddam" w:date="2019-08-03T13:54:00Z">
            <w:rPr/>
          </w:rPrChange>
        </w:rPr>
        <w:t>:</w:t>
      </w:r>
    </w:p>
    <w:p w14:paraId="6C3077DA" w14:textId="32D8244A" w:rsidR="00AA642A" w:rsidRPr="00197C28" w:rsidRDefault="00AA642A" w:rsidP="002E51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rPrChange w:id="73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39" w:author="Sudheer Gaddam" w:date="2019-08-03T13:54:00Z">
            <w:rPr/>
          </w:rPrChange>
        </w:rPr>
        <w:t>T</w:t>
      </w:r>
      <w:r w:rsidR="00E07AAD" w:rsidRPr="00197C28">
        <w:rPr>
          <w:rFonts w:ascii="Times New Roman" w:hAnsi="Times New Roman" w:cs="Times New Roman"/>
          <w:rPrChange w:id="740" w:author="Sudheer Gaddam" w:date="2019-08-03T13:54:00Z">
            <w:rPr/>
          </w:rPrChange>
        </w:rPr>
        <w:t>yp</w:t>
      </w:r>
      <w:r w:rsidRPr="00197C28">
        <w:rPr>
          <w:rFonts w:ascii="Times New Roman" w:hAnsi="Times New Roman" w:cs="Times New Roman"/>
          <w:rPrChange w:id="741" w:author="Sudheer Gaddam" w:date="2019-08-03T13:54:00Z">
            <w:rPr/>
          </w:rPrChange>
        </w:rPr>
        <w:t>e</w:t>
      </w:r>
      <w:r w:rsidR="00E07AAD" w:rsidRPr="00197C28">
        <w:rPr>
          <w:rFonts w:ascii="Times New Roman" w:hAnsi="Times New Roman" w:cs="Times New Roman"/>
          <w:rPrChange w:id="742" w:author="Sudheer Gaddam" w:date="2019-08-03T13:54:00Z">
            <w:rPr/>
          </w:rPrChange>
        </w:rPr>
        <w:t xml:space="preserve"> in the student’s name in the </w:t>
      </w:r>
      <w:r w:rsidR="00E07AAD" w:rsidRPr="00197C28">
        <w:rPr>
          <w:rFonts w:ascii="Times New Roman" w:hAnsi="Times New Roman" w:cs="Times New Roman"/>
          <w:b/>
          <w:bCs/>
          <w:rPrChange w:id="743" w:author="Sudheer Gaddam" w:date="2019-08-03T13:54:00Z">
            <w:rPr>
              <w:b/>
              <w:bCs/>
            </w:rPr>
          </w:rPrChange>
        </w:rPr>
        <w:t>Search Student</w:t>
      </w:r>
      <w:r w:rsidR="00E07AAD" w:rsidRPr="00197C28">
        <w:rPr>
          <w:rFonts w:ascii="Times New Roman" w:hAnsi="Times New Roman" w:cs="Times New Roman"/>
          <w:rPrChange w:id="744" w:author="Sudheer Gaddam" w:date="2019-08-03T13:54:00Z">
            <w:rPr/>
          </w:rPrChange>
        </w:rPr>
        <w:t xml:space="preserve"> text box</w:t>
      </w:r>
    </w:p>
    <w:p w14:paraId="782E3D7E" w14:textId="62687C9A" w:rsidR="00701D59" w:rsidRPr="00197C28" w:rsidRDefault="00AA642A" w:rsidP="002E51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rPrChange w:id="74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46" w:author="Sudheer Gaddam" w:date="2019-08-03T13:54:00Z">
            <w:rPr/>
          </w:rPrChange>
        </w:rPr>
        <w:t>C</w:t>
      </w:r>
      <w:r w:rsidR="00E07AAD" w:rsidRPr="00197C28">
        <w:rPr>
          <w:rFonts w:ascii="Times New Roman" w:hAnsi="Times New Roman" w:cs="Times New Roman"/>
          <w:rPrChange w:id="747" w:author="Sudheer Gaddam" w:date="2019-08-03T13:54:00Z">
            <w:rPr/>
          </w:rPrChange>
        </w:rPr>
        <w:t>lick the Search button.</w:t>
      </w:r>
      <w:r w:rsidR="00EC4527" w:rsidRPr="00197C28">
        <w:rPr>
          <w:rFonts w:ascii="Times New Roman" w:hAnsi="Times New Roman" w:cs="Times New Roman"/>
          <w:rPrChange w:id="748" w:author="Sudheer Gaddam" w:date="2019-08-03T13:54:00Z">
            <w:rPr/>
          </w:rPrChange>
        </w:rPr>
        <w:t xml:space="preserve"> The details of the particular student are displayed.</w:t>
      </w:r>
    </w:p>
    <w:p w14:paraId="6651E61F" w14:textId="33EBC334" w:rsidR="00866613" w:rsidRPr="00197C28" w:rsidRDefault="00866613" w:rsidP="00701D59">
      <w:pPr>
        <w:rPr>
          <w:rFonts w:ascii="Times New Roman" w:hAnsi="Times New Roman" w:cs="Times New Roman"/>
          <w:rPrChange w:id="74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750" w:author="Unknown">
            <w:rPr>
              <w:noProof/>
            </w:rPr>
          </w:rPrChange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77460A" wp14:editId="477EC12D">
                <wp:simplePos x="0" y="0"/>
                <wp:positionH relativeFrom="column">
                  <wp:posOffset>4486275</wp:posOffset>
                </wp:positionH>
                <wp:positionV relativeFrom="paragraph">
                  <wp:posOffset>1283335</wp:posOffset>
                </wp:positionV>
                <wp:extent cx="495300" cy="247650"/>
                <wp:effectExtent l="19050" t="1905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CA0978" id="Rectangle 3" o:spid="_x0000_s1026" style="position:absolute;margin-left:353.25pt;margin-top:101.05pt;width:39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" filled="f" strokecolor="black [3213]" strokeweight="2.25pt"/>
            </w:pict>
          </mc:Fallback>
        </mc:AlternateContent>
      </w:r>
      <w:r w:rsidRPr="00197C28">
        <w:rPr>
          <w:rFonts w:ascii="Times New Roman" w:hAnsi="Times New Roman" w:cs="Times New Roman"/>
          <w:noProof/>
          <w:rPrChange w:id="751" w:author="Unknown">
            <w:rPr>
              <w:noProof/>
            </w:rPr>
          </w:rPrChange>
        </w:rPr>
        <w:drawing>
          <wp:inline distT="0" distB="0" distL="0" distR="0" wp14:anchorId="7057DFF6" wp14:editId="72A8D793">
            <wp:extent cx="5943600" cy="415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1CCA" w14:textId="76AC7030" w:rsidR="00701D59" w:rsidRPr="00197C28" w:rsidRDefault="00701D59" w:rsidP="00701D59">
      <w:pPr>
        <w:rPr>
          <w:rFonts w:ascii="Times New Roman" w:hAnsi="Times New Roman" w:cs="Times New Roman"/>
          <w:rPrChange w:id="752" w:author="Sudheer Gaddam" w:date="2019-08-03T13:54:00Z">
            <w:rPr/>
          </w:rPrChange>
        </w:rPr>
      </w:pPr>
    </w:p>
    <w:p w14:paraId="6CD6E0E5" w14:textId="7ED8CF11" w:rsidR="00550636" w:rsidRPr="00197C28" w:rsidRDefault="000829EA" w:rsidP="00550636">
      <w:pPr>
        <w:rPr>
          <w:rFonts w:ascii="Times New Roman" w:hAnsi="Times New Roman" w:cs="Times New Roman"/>
          <w:rPrChange w:id="75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54" w:author="Sudheer Gaddam" w:date="2019-08-03T13:54:00Z">
            <w:rPr/>
          </w:rPrChange>
        </w:rPr>
        <w:t xml:space="preserve">You can also </w:t>
      </w:r>
      <w:r w:rsidR="00701D59" w:rsidRPr="00197C28">
        <w:rPr>
          <w:rFonts w:ascii="Times New Roman" w:hAnsi="Times New Roman" w:cs="Times New Roman"/>
          <w:rPrChange w:id="755" w:author="Sudheer Gaddam" w:date="2019-08-03T13:54:00Z">
            <w:rPr/>
          </w:rPrChange>
        </w:rPr>
        <w:t xml:space="preserve">edit the </w:t>
      </w:r>
      <w:r w:rsidRPr="00197C28">
        <w:rPr>
          <w:rFonts w:ascii="Times New Roman" w:hAnsi="Times New Roman" w:cs="Times New Roman"/>
          <w:rPrChange w:id="756" w:author="Sudheer Gaddam" w:date="2019-08-03T13:54:00Z">
            <w:rPr/>
          </w:rPrChange>
        </w:rPr>
        <w:t xml:space="preserve">details of </w:t>
      </w:r>
      <w:r w:rsidR="00701D59" w:rsidRPr="00197C28">
        <w:rPr>
          <w:rFonts w:ascii="Times New Roman" w:hAnsi="Times New Roman" w:cs="Times New Roman"/>
          <w:rPrChange w:id="757" w:author="Sudheer Gaddam" w:date="2019-08-03T13:54:00Z">
            <w:rPr/>
          </w:rPrChange>
        </w:rPr>
        <w:t>Student</w:t>
      </w:r>
      <w:r w:rsidRPr="00197C28">
        <w:rPr>
          <w:rFonts w:ascii="Times New Roman" w:hAnsi="Times New Roman" w:cs="Times New Roman"/>
          <w:rPrChange w:id="758" w:author="Sudheer Gaddam" w:date="2019-08-03T13:54:00Z">
            <w:rPr/>
          </w:rPrChange>
        </w:rPr>
        <w:t>s</w:t>
      </w:r>
      <w:r w:rsidR="00701D59" w:rsidRPr="00197C28">
        <w:rPr>
          <w:rFonts w:ascii="Times New Roman" w:hAnsi="Times New Roman" w:cs="Times New Roman"/>
          <w:rPrChange w:id="759" w:author="Sudheer Gaddam" w:date="2019-08-03T13:54:00Z">
            <w:rPr/>
          </w:rPrChange>
        </w:rPr>
        <w:t>.</w:t>
      </w:r>
    </w:p>
    <w:p w14:paraId="56FF6D3B" w14:textId="29F5F771" w:rsidR="00B622B8" w:rsidRPr="00197C28" w:rsidRDefault="00B622B8" w:rsidP="00550636">
      <w:pPr>
        <w:rPr>
          <w:rFonts w:ascii="Times New Roman" w:hAnsi="Times New Roman" w:cs="Times New Roman"/>
          <w:b/>
          <w:bCs/>
          <w:rPrChange w:id="760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761" w:author="Sudheer Gaddam" w:date="2019-08-03T13:54:00Z">
            <w:rPr>
              <w:b/>
              <w:bCs/>
            </w:rPr>
          </w:rPrChange>
        </w:rPr>
        <w:t>To edit a student’s details:</w:t>
      </w:r>
    </w:p>
    <w:p w14:paraId="5C227953" w14:textId="4547CF7A" w:rsidR="00B622B8" w:rsidRPr="00197C28" w:rsidRDefault="00D02161" w:rsidP="002E51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rPrChange w:id="762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63" w:author="Sudheer Gaddam" w:date="2019-08-03T13:54:00Z">
            <w:rPr/>
          </w:rPrChange>
        </w:rPr>
        <w:t>Click the ellipsis icon as shown in the screen below.</w:t>
      </w:r>
    </w:p>
    <w:p w14:paraId="102A0DC8" w14:textId="149BD26C" w:rsidR="00D02161" w:rsidRPr="00197C28" w:rsidRDefault="00D02161" w:rsidP="002E51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rPrChange w:id="76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65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766" w:author="Sudheer Gaddam" w:date="2019-08-03T13:54:00Z">
            <w:rPr>
              <w:b/>
              <w:bCs/>
            </w:rPr>
          </w:rPrChange>
        </w:rPr>
        <w:t>Edit Student</w:t>
      </w:r>
      <w:r w:rsidRPr="00197C28">
        <w:rPr>
          <w:rFonts w:ascii="Times New Roman" w:hAnsi="Times New Roman" w:cs="Times New Roman"/>
          <w:rPrChange w:id="767" w:author="Sudheer Gaddam" w:date="2019-08-03T13:54:00Z">
            <w:rPr/>
          </w:rPrChange>
        </w:rPr>
        <w:t xml:space="preserve"> button.</w:t>
      </w:r>
    </w:p>
    <w:p w14:paraId="78B393AE" w14:textId="65D14DC6" w:rsidR="00BB1EB6" w:rsidRPr="00197C28" w:rsidRDefault="00BB1EB6" w:rsidP="00BB1EB6">
      <w:pPr>
        <w:pStyle w:val="Heading2"/>
        <w:rPr>
          <w:rFonts w:cs="Times New Roman"/>
          <w:rPrChange w:id="768" w:author="Sudheer Gaddam" w:date="2019-08-03T13:54:00Z">
            <w:rPr/>
          </w:rPrChange>
        </w:rPr>
      </w:pPr>
      <w:bookmarkStart w:id="769" w:name="_Toc15747676"/>
      <w:r w:rsidRPr="00197C28">
        <w:rPr>
          <w:rFonts w:cs="Times New Roman"/>
          <w:rPrChange w:id="770" w:author="Sudheer Gaddam" w:date="2019-08-03T13:54:00Z">
            <w:rPr/>
          </w:rPrChange>
        </w:rPr>
        <w:t>Edit Student</w:t>
      </w:r>
      <w:bookmarkEnd w:id="769"/>
    </w:p>
    <w:p w14:paraId="44AA1BA7" w14:textId="1323EA06" w:rsidR="00701D59" w:rsidRPr="00197C28" w:rsidRDefault="00701D59" w:rsidP="00550636">
      <w:pPr>
        <w:rPr>
          <w:rFonts w:ascii="Times New Roman" w:hAnsi="Times New Roman" w:cs="Times New Roman"/>
          <w:rPrChange w:id="771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772" w:author="Unknown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AC2503" wp14:editId="60076C38">
                <wp:simplePos x="0" y="0"/>
                <wp:positionH relativeFrom="column">
                  <wp:posOffset>3514724</wp:posOffset>
                </wp:positionH>
                <wp:positionV relativeFrom="paragraph">
                  <wp:posOffset>266065</wp:posOffset>
                </wp:positionV>
                <wp:extent cx="1685925" cy="857250"/>
                <wp:effectExtent l="19050" t="1905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857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7657FEF" id="Rectangle 5" o:spid="_x0000_s1026" style="position:absolute;margin-left:276.75pt;margin-top:20.95pt;width:132.75pt;height:6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" filled="f" strokecolor="black [3213]" strokeweight="2.25pt"/>
            </w:pict>
          </mc:Fallback>
        </mc:AlternateContent>
      </w:r>
      <w:r w:rsidRPr="00197C28">
        <w:rPr>
          <w:rFonts w:ascii="Times New Roman" w:hAnsi="Times New Roman" w:cs="Times New Roman"/>
          <w:noProof/>
          <w:rPrChange w:id="773" w:author="Unknown">
            <w:rPr>
              <w:noProof/>
            </w:rPr>
          </w:rPrChange>
        </w:rPr>
        <w:drawing>
          <wp:inline distT="0" distB="0" distL="0" distR="0" wp14:anchorId="380C02EA" wp14:editId="169D6FCE">
            <wp:extent cx="5943600" cy="136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A7CB" w14:textId="4E2144A1" w:rsidR="00701D59" w:rsidRPr="00197C28" w:rsidRDefault="00701D59" w:rsidP="00550636">
      <w:pPr>
        <w:rPr>
          <w:rFonts w:ascii="Times New Roman" w:hAnsi="Times New Roman" w:cs="Times New Roman"/>
          <w:rPrChange w:id="774" w:author="Sudheer Gaddam" w:date="2019-08-03T13:54:00Z">
            <w:rPr/>
          </w:rPrChange>
        </w:rPr>
      </w:pPr>
    </w:p>
    <w:p w14:paraId="6D52C674" w14:textId="57919F1B" w:rsidR="00701D59" w:rsidRPr="00197C28" w:rsidRDefault="00B4655A" w:rsidP="002E51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rPrChange w:id="77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76" w:author="Sudheer Gaddam" w:date="2019-08-03T13:54:00Z">
            <w:rPr/>
          </w:rPrChange>
        </w:rPr>
        <w:t xml:space="preserve">The </w:t>
      </w:r>
      <w:r w:rsidR="00701D59" w:rsidRPr="00197C28">
        <w:rPr>
          <w:rFonts w:ascii="Times New Roman" w:hAnsi="Times New Roman" w:cs="Times New Roman"/>
          <w:rPrChange w:id="777" w:author="Sudheer Gaddam" w:date="2019-08-03T13:54:00Z">
            <w:rPr/>
          </w:rPrChange>
        </w:rPr>
        <w:t>Edit Student</w:t>
      </w:r>
      <w:r w:rsidRPr="00197C28">
        <w:rPr>
          <w:rFonts w:ascii="Times New Roman" w:hAnsi="Times New Roman" w:cs="Times New Roman"/>
          <w:rPrChange w:id="778" w:author="Sudheer Gaddam" w:date="2019-08-03T13:54:00Z">
            <w:rPr/>
          </w:rPrChange>
        </w:rPr>
        <w:t xml:space="preserve"> window is displayed</w:t>
      </w:r>
      <w:r w:rsidR="00701D59" w:rsidRPr="00197C28">
        <w:rPr>
          <w:rFonts w:ascii="Times New Roman" w:hAnsi="Times New Roman" w:cs="Times New Roman"/>
          <w:rPrChange w:id="779" w:author="Sudheer Gaddam" w:date="2019-08-03T13:54:00Z">
            <w:rPr/>
          </w:rPrChange>
        </w:rPr>
        <w:t>.</w:t>
      </w:r>
    </w:p>
    <w:p w14:paraId="54794847" w14:textId="1E801C70" w:rsidR="00701D59" w:rsidRPr="00197C28" w:rsidRDefault="00701D59" w:rsidP="00550636">
      <w:pPr>
        <w:rPr>
          <w:rFonts w:ascii="Times New Roman" w:hAnsi="Times New Roman" w:cs="Times New Roman"/>
          <w:rPrChange w:id="780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781" w:author="Unknown">
            <w:rPr>
              <w:noProof/>
            </w:rPr>
          </w:rPrChange>
        </w:rPr>
        <w:lastRenderedPageBreak/>
        <w:drawing>
          <wp:inline distT="0" distB="0" distL="0" distR="0" wp14:anchorId="72FC9F3C" wp14:editId="6075B3D0">
            <wp:extent cx="5638800" cy="672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C16A" w14:textId="3D810257" w:rsidR="00701D59" w:rsidRPr="00197C28" w:rsidRDefault="00701D59" w:rsidP="00550636">
      <w:pPr>
        <w:rPr>
          <w:rFonts w:ascii="Times New Roman" w:hAnsi="Times New Roman" w:cs="Times New Roman"/>
          <w:rPrChange w:id="782" w:author="Sudheer Gaddam" w:date="2019-08-03T13:54:00Z">
            <w:rPr/>
          </w:rPrChange>
        </w:rPr>
      </w:pPr>
    </w:p>
    <w:p w14:paraId="19438F5C" w14:textId="6469F28F" w:rsidR="00701D59" w:rsidRPr="00197C28" w:rsidRDefault="00701D59" w:rsidP="002E51D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rPrChange w:id="78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84" w:author="Sudheer Gaddam" w:date="2019-08-03T13:54:00Z">
            <w:rPr/>
          </w:rPrChange>
        </w:rPr>
        <w:t xml:space="preserve">In this </w:t>
      </w:r>
      <w:r w:rsidR="00D023E2" w:rsidRPr="00197C28">
        <w:rPr>
          <w:rFonts w:ascii="Times New Roman" w:hAnsi="Times New Roman" w:cs="Times New Roman"/>
          <w:rPrChange w:id="785" w:author="Sudheer Gaddam" w:date="2019-08-03T13:54:00Z">
            <w:rPr/>
          </w:rPrChange>
        </w:rPr>
        <w:t xml:space="preserve">window, you </w:t>
      </w:r>
      <w:r w:rsidRPr="00197C28">
        <w:rPr>
          <w:rFonts w:ascii="Times New Roman" w:hAnsi="Times New Roman" w:cs="Times New Roman"/>
          <w:rPrChange w:id="786" w:author="Sudheer Gaddam" w:date="2019-08-03T13:54:00Z">
            <w:rPr/>
          </w:rPrChange>
        </w:rPr>
        <w:t>can edit the Student</w:t>
      </w:r>
      <w:r w:rsidR="00D023E2" w:rsidRPr="00197C28">
        <w:rPr>
          <w:rFonts w:ascii="Times New Roman" w:hAnsi="Times New Roman" w:cs="Times New Roman"/>
          <w:rPrChange w:id="787" w:author="Sudheer Gaddam" w:date="2019-08-03T13:54:00Z">
            <w:rPr/>
          </w:rPrChange>
        </w:rPr>
        <w:t>’s</w:t>
      </w:r>
      <w:r w:rsidRPr="00197C28">
        <w:rPr>
          <w:rFonts w:ascii="Times New Roman" w:hAnsi="Times New Roman" w:cs="Times New Roman"/>
          <w:rPrChange w:id="788" w:author="Sudheer Gaddam" w:date="2019-08-03T13:54:00Z">
            <w:rPr/>
          </w:rPrChange>
        </w:rPr>
        <w:t xml:space="preserve"> information </w:t>
      </w:r>
      <w:r w:rsidR="00D023E2" w:rsidRPr="00197C28">
        <w:rPr>
          <w:rFonts w:ascii="Times New Roman" w:hAnsi="Times New Roman" w:cs="Times New Roman"/>
          <w:rPrChange w:id="789" w:author="Sudheer Gaddam" w:date="2019-08-03T13:54:00Z">
            <w:rPr/>
          </w:rPrChange>
        </w:rPr>
        <w:t xml:space="preserve">such as </w:t>
      </w:r>
      <w:r w:rsidRPr="00197C28">
        <w:rPr>
          <w:rFonts w:ascii="Times New Roman" w:hAnsi="Times New Roman" w:cs="Times New Roman"/>
          <w:rPrChange w:id="790" w:author="Sudheer Gaddam" w:date="2019-08-03T13:54:00Z">
            <w:rPr/>
          </w:rPrChange>
        </w:rPr>
        <w:t>First Name, Middle name, Last name, School, Grade and Point</w:t>
      </w:r>
      <w:r w:rsidR="006424D7" w:rsidRPr="00197C28">
        <w:rPr>
          <w:rFonts w:ascii="Times New Roman" w:hAnsi="Times New Roman" w:cs="Times New Roman"/>
          <w:rPrChange w:id="791" w:author="Sudheer Gaddam" w:date="2019-08-03T13:54:00Z">
            <w:rPr/>
          </w:rPrChange>
        </w:rPr>
        <w:t>s</w:t>
      </w:r>
      <w:r w:rsidRPr="00197C28">
        <w:rPr>
          <w:rFonts w:ascii="Times New Roman" w:hAnsi="Times New Roman" w:cs="Times New Roman"/>
          <w:rPrChange w:id="792" w:author="Sudheer Gaddam" w:date="2019-08-03T13:54:00Z">
            <w:rPr/>
          </w:rPrChange>
        </w:rPr>
        <w:t>.</w:t>
      </w:r>
    </w:p>
    <w:p w14:paraId="38F60A8B" w14:textId="2A0A83AB" w:rsidR="00701D59" w:rsidRPr="00197C28" w:rsidRDefault="006424D7" w:rsidP="002E51D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rPrChange w:id="79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794" w:author="Sudheer Gaddam" w:date="2019-08-03T13:54:00Z">
            <w:rPr/>
          </w:rPrChange>
        </w:rPr>
        <w:t xml:space="preserve">Click </w:t>
      </w:r>
      <w:r w:rsidR="008D4B19" w:rsidRPr="00197C28">
        <w:rPr>
          <w:rFonts w:ascii="Times New Roman" w:hAnsi="Times New Roman" w:cs="Times New Roman"/>
          <w:rPrChange w:id="795" w:author="Sudheer Gaddam" w:date="2019-08-03T13:54:00Z">
            <w:rPr/>
          </w:rPrChange>
        </w:rPr>
        <w:t>the</w:t>
      </w:r>
      <w:r w:rsidRPr="00197C28">
        <w:rPr>
          <w:rFonts w:ascii="Times New Roman" w:hAnsi="Times New Roman" w:cs="Times New Roman"/>
          <w:rPrChange w:id="796" w:author="Sudheer Gaddam" w:date="2019-08-03T13:54:00Z">
            <w:rPr/>
          </w:rPrChange>
        </w:rPr>
        <w:t xml:space="preserve"> </w:t>
      </w:r>
      <w:r w:rsidR="008D4B19" w:rsidRPr="00197C28">
        <w:rPr>
          <w:rFonts w:ascii="Times New Roman" w:hAnsi="Times New Roman" w:cs="Times New Roman"/>
          <w:b/>
          <w:bCs/>
          <w:rPrChange w:id="797" w:author="Sudheer Gaddam" w:date="2019-08-03T13:54:00Z">
            <w:rPr>
              <w:b/>
              <w:bCs/>
            </w:rPr>
          </w:rPrChange>
        </w:rPr>
        <w:t>S</w:t>
      </w:r>
      <w:r w:rsidRPr="00197C28">
        <w:rPr>
          <w:rFonts w:ascii="Times New Roman" w:hAnsi="Times New Roman" w:cs="Times New Roman"/>
          <w:b/>
          <w:bCs/>
          <w:rPrChange w:id="798" w:author="Sudheer Gaddam" w:date="2019-08-03T13:54:00Z">
            <w:rPr>
              <w:b/>
              <w:bCs/>
            </w:rPr>
          </w:rPrChange>
        </w:rPr>
        <w:t>ubmit</w:t>
      </w:r>
      <w:r w:rsidRPr="00197C28">
        <w:rPr>
          <w:rFonts w:ascii="Times New Roman" w:hAnsi="Times New Roman" w:cs="Times New Roman"/>
          <w:rPrChange w:id="799" w:author="Sudheer Gaddam" w:date="2019-08-03T13:54:00Z">
            <w:rPr/>
          </w:rPrChange>
        </w:rPr>
        <w:t xml:space="preserve"> </w:t>
      </w:r>
      <w:r w:rsidR="008D4B19" w:rsidRPr="00197C28">
        <w:rPr>
          <w:rFonts w:ascii="Times New Roman" w:hAnsi="Times New Roman" w:cs="Times New Roman"/>
          <w:rPrChange w:id="800" w:author="Sudheer Gaddam" w:date="2019-08-03T13:54:00Z">
            <w:rPr/>
          </w:rPrChange>
        </w:rPr>
        <w:t xml:space="preserve">button </w:t>
      </w:r>
      <w:r w:rsidRPr="00197C28">
        <w:rPr>
          <w:rFonts w:ascii="Times New Roman" w:hAnsi="Times New Roman" w:cs="Times New Roman"/>
          <w:rPrChange w:id="801" w:author="Sudheer Gaddam" w:date="2019-08-03T13:54:00Z">
            <w:rPr/>
          </w:rPrChange>
        </w:rPr>
        <w:t>to s</w:t>
      </w:r>
      <w:r w:rsidR="00701D59" w:rsidRPr="00197C28">
        <w:rPr>
          <w:rFonts w:ascii="Times New Roman" w:hAnsi="Times New Roman" w:cs="Times New Roman"/>
          <w:rPrChange w:id="802" w:author="Sudheer Gaddam" w:date="2019-08-03T13:54:00Z">
            <w:rPr/>
          </w:rPrChange>
        </w:rPr>
        <w:t xml:space="preserve">ave </w:t>
      </w:r>
      <w:r w:rsidRPr="00197C28">
        <w:rPr>
          <w:rFonts w:ascii="Times New Roman" w:hAnsi="Times New Roman" w:cs="Times New Roman"/>
          <w:rPrChange w:id="803" w:author="Sudheer Gaddam" w:date="2019-08-03T13:54:00Z">
            <w:rPr/>
          </w:rPrChange>
        </w:rPr>
        <w:t xml:space="preserve">your </w:t>
      </w:r>
      <w:proofErr w:type="gramStart"/>
      <w:r w:rsidRPr="00197C28">
        <w:rPr>
          <w:rFonts w:ascii="Times New Roman" w:hAnsi="Times New Roman" w:cs="Times New Roman"/>
          <w:rPrChange w:id="804" w:author="Sudheer Gaddam" w:date="2019-08-03T13:54:00Z">
            <w:rPr/>
          </w:rPrChange>
        </w:rPr>
        <w:t xml:space="preserve">changes </w:t>
      </w:r>
      <w:r w:rsidR="00701D59" w:rsidRPr="00197C28">
        <w:rPr>
          <w:rFonts w:ascii="Times New Roman" w:hAnsi="Times New Roman" w:cs="Times New Roman"/>
          <w:rPrChange w:id="805" w:author="Sudheer Gaddam" w:date="2019-08-03T13:54:00Z">
            <w:rPr/>
          </w:rPrChange>
        </w:rPr>
        <w:t>.</w:t>
      </w:r>
      <w:proofErr w:type="gramEnd"/>
    </w:p>
    <w:p w14:paraId="4810063E" w14:textId="29CC536A" w:rsidR="005D38DF" w:rsidRPr="00197C28" w:rsidRDefault="005D38DF" w:rsidP="00550636">
      <w:pPr>
        <w:rPr>
          <w:rFonts w:ascii="Times New Roman" w:hAnsi="Times New Roman" w:cs="Times New Roman"/>
          <w:rPrChange w:id="806" w:author="Sudheer Gaddam" w:date="2019-08-03T13:54:00Z">
            <w:rPr/>
          </w:rPrChange>
        </w:rPr>
      </w:pPr>
    </w:p>
    <w:p w14:paraId="060B898A" w14:textId="2E2DF528" w:rsidR="005139BA" w:rsidRPr="00197C28" w:rsidRDefault="005D38DF" w:rsidP="005139BA">
      <w:pPr>
        <w:pStyle w:val="Heading1"/>
        <w:rPr>
          <w:rFonts w:cs="Times New Roman"/>
          <w:rPrChange w:id="807" w:author="Sudheer Gaddam" w:date="2019-08-03T13:54:00Z">
            <w:rPr/>
          </w:rPrChange>
        </w:rPr>
      </w:pPr>
      <w:bookmarkStart w:id="808" w:name="_Toc15747677"/>
      <w:r w:rsidRPr="00197C28">
        <w:rPr>
          <w:rFonts w:cs="Times New Roman"/>
          <w:rPrChange w:id="809" w:author="Sudheer Gaddam" w:date="2019-08-03T13:54:00Z">
            <w:rPr/>
          </w:rPrChange>
        </w:rPr>
        <w:lastRenderedPageBreak/>
        <w:t>Teacher</w:t>
      </w:r>
      <w:r w:rsidR="009F1D25" w:rsidRPr="00197C28">
        <w:rPr>
          <w:rFonts w:cs="Times New Roman"/>
          <w:rPrChange w:id="810" w:author="Sudheer Gaddam" w:date="2019-08-03T13:54:00Z">
            <w:rPr/>
          </w:rPrChange>
        </w:rPr>
        <w:t>s</w:t>
      </w:r>
      <w:del w:id="811" w:author="Sudheer Gaddam" w:date="2019-08-03T17:46:00Z">
        <w:r w:rsidR="005139BA" w:rsidRPr="00197C28" w:rsidDel="00FD3018">
          <w:rPr>
            <w:rFonts w:cs="Times New Roman"/>
            <w:rPrChange w:id="812" w:author="Sudheer Gaddam" w:date="2019-08-03T13:54:00Z">
              <w:rPr/>
            </w:rPrChange>
          </w:rPr>
          <w:delText>:</w:delText>
        </w:r>
      </w:del>
      <w:r w:rsidR="005139BA" w:rsidRPr="00197C28">
        <w:rPr>
          <w:rFonts w:cs="Times New Roman"/>
          <w:rPrChange w:id="813" w:author="Sudheer Gaddam" w:date="2019-08-03T13:54:00Z">
            <w:rPr/>
          </w:rPrChange>
        </w:rPr>
        <w:t xml:space="preserve"> (Future Implementation)</w:t>
      </w:r>
      <w:bookmarkEnd w:id="808"/>
    </w:p>
    <w:p w14:paraId="781F7345" w14:textId="5F4AD879" w:rsidR="00803EA2" w:rsidRPr="00197C28" w:rsidRDefault="00FD3018" w:rsidP="002E51D6">
      <w:pPr>
        <w:rPr>
          <w:rFonts w:ascii="Times New Roman" w:hAnsi="Times New Roman" w:cs="Times New Roman"/>
          <w:rPrChange w:id="814" w:author="Sudheer Gaddam" w:date="2019-08-03T13:54:00Z">
            <w:rPr/>
          </w:rPrChange>
        </w:rPr>
      </w:pPr>
      <w:proofErr w:type="gramStart"/>
      <w:ins w:id="815" w:author="Sudheer Gaddam" w:date="2019-08-03T17:46:00Z">
        <w:r>
          <w:rPr>
            <w:rFonts w:ascii="Times New Roman" w:hAnsi="Times New Roman" w:cs="Times New Roman"/>
          </w:rPr>
          <w:t xml:space="preserve">Yet to be </w:t>
        </w:r>
      </w:ins>
      <w:ins w:id="816" w:author="Sudheer Gaddam" w:date="2019-08-03T17:47:00Z">
        <w:r>
          <w:rPr>
            <w:rFonts w:ascii="Times New Roman" w:hAnsi="Times New Roman" w:cs="Times New Roman"/>
          </w:rPr>
          <w:t>i</w:t>
        </w:r>
      </w:ins>
      <w:ins w:id="817" w:author="Sudheer Gaddam" w:date="2019-08-03T17:46:00Z">
        <w:r>
          <w:rPr>
            <w:rFonts w:ascii="Times New Roman" w:hAnsi="Times New Roman" w:cs="Times New Roman"/>
          </w:rPr>
          <w:t>mplemented</w:t>
        </w:r>
      </w:ins>
      <w:ins w:id="818" w:author="Sudheer Gaddam" w:date="2019-08-03T17:47:00Z">
        <w:r>
          <w:rPr>
            <w:rFonts w:ascii="Times New Roman" w:hAnsi="Times New Roman" w:cs="Times New Roman"/>
          </w:rPr>
          <w:t>.</w:t>
        </w:r>
      </w:ins>
      <w:proofErr w:type="gramEnd"/>
    </w:p>
    <w:p w14:paraId="4E11C6AE" w14:textId="7B890D39" w:rsidR="005D38DF" w:rsidRPr="00197C28" w:rsidRDefault="00137942" w:rsidP="00137942">
      <w:pPr>
        <w:pStyle w:val="Heading1"/>
        <w:rPr>
          <w:rFonts w:cs="Times New Roman"/>
          <w:rPrChange w:id="819" w:author="Sudheer Gaddam" w:date="2019-08-03T13:54:00Z">
            <w:rPr/>
          </w:rPrChange>
        </w:rPr>
      </w:pPr>
      <w:bookmarkStart w:id="820" w:name="_Toc15747678"/>
      <w:r w:rsidRPr="00197C28">
        <w:rPr>
          <w:rFonts w:cs="Times New Roman"/>
          <w:rPrChange w:id="821" w:author="Sudheer Gaddam" w:date="2019-08-03T13:54:00Z">
            <w:rPr/>
          </w:rPrChange>
        </w:rPr>
        <w:t>Hall Pass</w:t>
      </w:r>
      <w:bookmarkEnd w:id="820"/>
    </w:p>
    <w:p w14:paraId="16EE759F" w14:textId="12925C9E" w:rsidR="00137942" w:rsidRPr="00197C28" w:rsidRDefault="00137942" w:rsidP="00FD3018">
      <w:pPr>
        <w:jc w:val="both"/>
        <w:rPr>
          <w:rFonts w:ascii="Times New Roman" w:hAnsi="Times New Roman" w:cs="Times New Roman"/>
          <w:rPrChange w:id="822" w:author="Sudheer Gaddam" w:date="2019-08-03T13:54:00Z">
            <w:rPr/>
          </w:rPrChange>
        </w:rPr>
        <w:pPrChange w:id="823" w:author="Sudheer Gaddam" w:date="2019-08-03T17:47:00Z">
          <w:pPr/>
        </w:pPrChange>
      </w:pPr>
      <w:r w:rsidRPr="00197C28">
        <w:rPr>
          <w:rFonts w:ascii="Times New Roman" w:hAnsi="Times New Roman" w:cs="Times New Roman"/>
          <w:rPrChange w:id="824" w:author="Sudheer Gaddam" w:date="2019-08-03T13:54:00Z">
            <w:rPr/>
          </w:rPrChange>
        </w:rPr>
        <w:t xml:space="preserve">In the </w:t>
      </w:r>
      <w:r w:rsidR="002E4584" w:rsidRPr="00197C28">
        <w:rPr>
          <w:rFonts w:ascii="Times New Roman" w:hAnsi="Times New Roman" w:cs="Times New Roman"/>
          <w:rPrChange w:id="825" w:author="Sudheer Gaddam" w:date="2019-08-03T13:54:00Z">
            <w:rPr/>
          </w:rPrChange>
        </w:rPr>
        <w:t>H</w:t>
      </w:r>
      <w:r w:rsidRPr="00197C28">
        <w:rPr>
          <w:rFonts w:ascii="Times New Roman" w:hAnsi="Times New Roman" w:cs="Times New Roman"/>
          <w:rPrChange w:id="826" w:author="Sudheer Gaddam" w:date="2019-08-03T13:54:00Z">
            <w:rPr/>
          </w:rPrChange>
        </w:rPr>
        <w:t xml:space="preserve">all </w:t>
      </w:r>
      <w:r w:rsidR="002E4584" w:rsidRPr="00197C28">
        <w:rPr>
          <w:rFonts w:ascii="Times New Roman" w:hAnsi="Times New Roman" w:cs="Times New Roman"/>
          <w:rPrChange w:id="827" w:author="Sudheer Gaddam" w:date="2019-08-03T13:54:00Z">
            <w:rPr/>
          </w:rPrChange>
        </w:rPr>
        <w:t>P</w:t>
      </w:r>
      <w:r w:rsidRPr="00197C28">
        <w:rPr>
          <w:rFonts w:ascii="Times New Roman" w:hAnsi="Times New Roman" w:cs="Times New Roman"/>
          <w:rPrChange w:id="828" w:author="Sudheer Gaddam" w:date="2019-08-03T13:54:00Z">
            <w:rPr/>
          </w:rPrChange>
        </w:rPr>
        <w:t>ass screen</w:t>
      </w:r>
      <w:r w:rsidR="002E4584" w:rsidRPr="00197C28">
        <w:rPr>
          <w:rFonts w:ascii="Times New Roman" w:hAnsi="Times New Roman" w:cs="Times New Roman"/>
          <w:rPrChange w:id="829" w:author="Sudheer Gaddam" w:date="2019-08-03T13:54:00Z">
            <w:rPr/>
          </w:rPrChange>
        </w:rPr>
        <w:t>, you</w:t>
      </w:r>
      <w:r w:rsidRPr="00197C28">
        <w:rPr>
          <w:rFonts w:ascii="Times New Roman" w:hAnsi="Times New Roman" w:cs="Times New Roman"/>
          <w:rPrChange w:id="830" w:author="Sudheer Gaddam" w:date="2019-08-03T13:54:00Z">
            <w:rPr/>
          </w:rPrChange>
        </w:rPr>
        <w:t xml:space="preserve"> can view the hall pass requests from the Students, and </w:t>
      </w:r>
      <w:r w:rsidR="002E4584" w:rsidRPr="00197C28">
        <w:rPr>
          <w:rFonts w:ascii="Times New Roman" w:hAnsi="Times New Roman" w:cs="Times New Roman"/>
          <w:rPrChange w:id="831" w:author="Sudheer Gaddam" w:date="2019-08-03T13:54:00Z">
            <w:rPr/>
          </w:rPrChange>
        </w:rPr>
        <w:t>can approve or r</w:t>
      </w:r>
      <w:r w:rsidRPr="00197C28">
        <w:rPr>
          <w:rFonts w:ascii="Times New Roman" w:hAnsi="Times New Roman" w:cs="Times New Roman"/>
          <w:rPrChange w:id="832" w:author="Sudheer Gaddam" w:date="2019-08-03T13:54:00Z">
            <w:rPr/>
          </w:rPrChange>
        </w:rPr>
        <w:t xml:space="preserve">eject the </w:t>
      </w:r>
      <w:r w:rsidR="002E4584" w:rsidRPr="00197C28">
        <w:rPr>
          <w:rFonts w:ascii="Times New Roman" w:hAnsi="Times New Roman" w:cs="Times New Roman"/>
          <w:rPrChange w:id="833" w:author="Sudheer Gaddam" w:date="2019-08-03T13:54:00Z">
            <w:rPr/>
          </w:rPrChange>
        </w:rPr>
        <w:t>h</w:t>
      </w:r>
      <w:r w:rsidRPr="00197C28">
        <w:rPr>
          <w:rFonts w:ascii="Times New Roman" w:hAnsi="Times New Roman" w:cs="Times New Roman"/>
          <w:rPrChange w:id="834" w:author="Sudheer Gaddam" w:date="2019-08-03T13:54:00Z">
            <w:rPr/>
          </w:rPrChange>
        </w:rPr>
        <w:t xml:space="preserve">all passes. There are two tabs in </w:t>
      </w:r>
      <w:r w:rsidR="002E4584" w:rsidRPr="00197C28">
        <w:rPr>
          <w:rFonts w:ascii="Times New Roman" w:hAnsi="Times New Roman" w:cs="Times New Roman"/>
          <w:rPrChange w:id="835" w:author="Sudheer Gaddam" w:date="2019-08-03T13:54:00Z">
            <w:rPr/>
          </w:rPrChange>
        </w:rPr>
        <w:t xml:space="preserve">this screen; </w:t>
      </w:r>
      <w:r w:rsidR="000D3CBF" w:rsidRPr="00197C28">
        <w:rPr>
          <w:rFonts w:ascii="Times New Roman" w:hAnsi="Times New Roman" w:cs="Times New Roman"/>
          <w:rPrChange w:id="836" w:author="Sudheer Gaddam" w:date="2019-08-03T13:54:00Z">
            <w:rPr/>
          </w:rPrChange>
        </w:rPr>
        <w:t>Published</w:t>
      </w:r>
      <w:r w:rsidRPr="00197C28">
        <w:rPr>
          <w:rFonts w:ascii="Times New Roman" w:hAnsi="Times New Roman" w:cs="Times New Roman"/>
          <w:rPrChange w:id="837" w:author="Sudheer Gaddam" w:date="2019-08-03T13:54:00Z">
            <w:rPr/>
          </w:rPrChange>
        </w:rPr>
        <w:t xml:space="preserve"> Hall Passes </w:t>
      </w:r>
      <w:r w:rsidR="002E4584" w:rsidRPr="00197C28">
        <w:rPr>
          <w:rFonts w:ascii="Times New Roman" w:hAnsi="Times New Roman" w:cs="Times New Roman"/>
          <w:rPrChange w:id="838" w:author="Sudheer Gaddam" w:date="2019-08-03T13:54:00Z">
            <w:rPr/>
          </w:rPrChange>
        </w:rPr>
        <w:t>a</w:t>
      </w:r>
      <w:r w:rsidRPr="00197C28">
        <w:rPr>
          <w:rFonts w:ascii="Times New Roman" w:hAnsi="Times New Roman" w:cs="Times New Roman"/>
          <w:rPrChange w:id="839" w:author="Sudheer Gaddam" w:date="2019-08-03T13:54:00Z">
            <w:rPr/>
          </w:rPrChange>
        </w:rPr>
        <w:t>nd Hall Pass Request</w:t>
      </w:r>
      <w:r w:rsidR="002E4584" w:rsidRPr="00197C28">
        <w:rPr>
          <w:rFonts w:ascii="Times New Roman" w:hAnsi="Times New Roman" w:cs="Times New Roman"/>
          <w:rPrChange w:id="840" w:author="Sudheer Gaddam" w:date="2019-08-03T13:54:00Z">
            <w:rPr/>
          </w:rPrChange>
        </w:rPr>
        <w:t>s</w:t>
      </w:r>
      <w:r w:rsidRPr="00197C28">
        <w:rPr>
          <w:rFonts w:ascii="Times New Roman" w:hAnsi="Times New Roman" w:cs="Times New Roman"/>
          <w:rPrChange w:id="841" w:author="Sudheer Gaddam" w:date="2019-08-03T13:54:00Z">
            <w:rPr/>
          </w:rPrChange>
        </w:rPr>
        <w:t>.</w:t>
      </w:r>
    </w:p>
    <w:p w14:paraId="7558C205" w14:textId="29ABAA86" w:rsidR="00405C01" w:rsidRPr="00197C28" w:rsidRDefault="00405C01" w:rsidP="002E51D6">
      <w:pPr>
        <w:pStyle w:val="Heading2"/>
        <w:rPr>
          <w:rFonts w:cs="Times New Roman"/>
          <w:rPrChange w:id="842" w:author="Sudheer Gaddam" w:date="2019-08-03T13:54:00Z">
            <w:rPr/>
          </w:rPrChange>
        </w:rPr>
      </w:pPr>
      <w:bookmarkStart w:id="843" w:name="_Toc15747679"/>
      <w:r w:rsidRPr="00197C28">
        <w:rPr>
          <w:rFonts w:cs="Times New Roman"/>
          <w:rPrChange w:id="844" w:author="Sudheer Gaddam" w:date="2019-08-03T13:54:00Z">
            <w:rPr/>
          </w:rPrChange>
        </w:rPr>
        <w:t xml:space="preserve">Published </w:t>
      </w:r>
      <w:r w:rsidR="00401263" w:rsidRPr="00197C28">
        <w:rPr>
          <w:rFonts w:cs="Times New Roman"/>
          <w:rPrChange w:id="845" w:author="Sudheer Gaddam" w:date="2019-08-03T13:54:00Z">
            <w:rPr/>
          </w:rPrChange>
        </w:rPr>
        <w:t>Hall Passes tab</w:t>
      </w:r>
      <w:bookmarkEnd w:id="843"/>
    </w:p>
    <w:p w14:paraId="398FE3C5" w14:textId="26CE8447" w:rsidR="00137942" w:rsidRPr="00197C28" w:rsidRDefault="006063B7" w:rsidP="00FD3018">
      <w:pPr>
        <w:jc w:val="both"/>
        <w:rPr>
          <w:rFonts w:ascii="Times New Roman" w:hAnsi="Times New Roman" w:cs="Times New Roman"/>
          <w:rPrChange w:id="846" w:author="Sudheer Gaddam" w:date="2019-08-03T13:54:00Z">
            <w:rPr/>
          </w:rPrChange>
        </w:rPr>
        <w:pPrChange w:id="847" w:author="Sudheer Gaddam" w:date="2019-08-03T17:47:00Z">
          <w:pPr/>
        </w:pPrChange>
      </w:pPr>
      <w:r w:rsidRPr="00197C28">
        <w:rPr>
          <w:rFonts w:ascii="Times New Roman" w:hAnsi="Times New Roman" w:cs="Times New Roman"/>
          <w:rPrChange w:id="848" w:author="Sudheer Gaddam" w:date="2019-08-03T13:54:00Z">
            <w:rPr/>
          </w:rPrChange>
        </w:rPr>
        <w:t xml:space="preserve">The </w:t>
      </w:r>
      <w:r w:rsidR="00137942" w:rsidRPr="00197C28">
        <w:rPr>
          <w:rFonts w:ascii="Times New Roman" w:hAnsi="Times New Roman" w:cs="Times New Roman"/>
          <w:rPrChange w:id="849" w:author="Sudheer Gaddam" w:date="2019-08-03T13:54:00Z">
            <w:rPr/>
          </w:rPrChange>
        </w:rPr>
        <w:t xml:space="preserve">Published Hall </w:t>
      </w:r>
      <w:r w:rsidR="00405C01" w:rsidRPr="00197C28">
        <w:rPr>
          <w:rFonts w:ascii="Times New Roman" w:hAnsi="Times New Roman" w:cs="Times New Roman"/>
          <w:rPrChange w:id="850" w:author="Sudheer Gaddam" w:date="2019-08-03T13:54:00Z">
            <w:rPr/>
          </w:rPrChange>
        </w:rPr>
        <w:t>P</w:t>
      </w:r>
      <w:r w:rsidR="00137942" w:rsidRPr="00197C28">
        <w:rPr>
          <w:rFonts w:ascii="Times New Roman" w:hAnsi="Times New Roman" w:cs="Times New Roman"/>
          <w:rPrChange w:id="851" w:author="Sudheer Gaddam" w:date="2019-08-03T13:54:00Z">
            <w:rPr/>
          </w:rPrChange>
        </w:rPr>
        <w:t xml:space="preserve">asses </w:t>
      </w:r>
      <w:r w:rsidRPr="00197C28">
        <w:rPr>
          <w:rFonts w:ascii="Times New Roman" w:hAnsi="Times New Roman" w:cs="Times New Roman"/>
          <w:rPrChange w:id="852" w:author="Sudheer Gaddam" w:date="2019-08-03T13:54:00Z">
            <w:rPr/>
          </w:rPrChange>
        </w:rPr>
        <w:t xml:space="preserve">tab </w:t>
      </w:r>
      <w:r w:rsidR="00137942" w:rsidRPr="00197C28">
        <w:rPr>
          <w:rFonts w:ascii="Times New Roman" w:hAnsi="Times New Roman" w:cs="Times New Roman"/>
          <w:rPrChange w:id="853" w:author="Sudheer Gaddam" w:date="2019-08-03T13:54:00Z">
            <w:rPr/>
          </w:rPrChange>
        </w:rPr>
        <w:t>display</w:t>
      </w:r>
      <w:r w:rsidRPr="00197C28">
        <w:rPr>
          <w:rFonts w:ascii="Times New Roman" w:hAnsi="Times New Roman" w:cs="Times New Roman"/>
          <w:rPrChange w:id="854" w:author="Sudheer Gaddam" w:date="2019-08-03T13:54:00Z">
            <w:rPr/>
          </w:rPrChange>
        </w:rPr>
        <w:t>s</w:t>
      </w:r>
      <w:r w:rsidR="00137942" w:rsidRPr="00197C28">
        <w:rPr>
          <w:rFonts w:ascii="Times New Roman" w:hAnsi="Times New Roman" w:cs="Times New Roman"/>
          <w:rPrChange w:id="855" w:author="Sudheer Gaddam" w:date="2019-08-03T13:54:00Z">
            <w:rPr/>
          </w:rPrChange>
        </w:rPr>
        <w:t xml:space="preserve"> all the hall passes that have a status associated with them.</w:t>
      </w:r>
      <w:r w:rsidR="00CD68F4" w:rsidRPr="00197C28">
        <w:rPr>
          <w:rFonts w:ascii="Times New Roman" w:hAnsi="Times New Roman" w:cs="Times New Roman"/>
          <w:rPrChange w:id="856" w:author="Sudheer Gaddam" w:date="2019-08-03T13:54:00Z">
            <w:rPr/>
          </w:rPrChange>
        </w:rPr>
        <w:t xml:space="preserve"> You can view the details of the hall passes such as approved by, validity and destination hall.</w:t>
      </w:r>
    </w:p>
    <w:p w14:paraId="291F278D" w14:textId="233C1018" w:rsidR="00137942" w:rsidRPr="00197C28" w:rsidRDefault="00D10D5B" w:rsidP="00137942">
      <w:pPr>
        <w:rPr>
          <w:rFonts w:ascii="Times New Roman" w:hAnsi="Times New Roman" w:cs="Times New Roman"/>
          <w:rPrChange w:id="85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858" w:author="Unknown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4231D9" wp14:editId="785491C1">
                <wp:simplePos x="0" y="0"/>
                <wp:positionH relativeFrom="margin">
                  <wp:align>right</wp:align>
                </wp:positionH>
                <wp:positionV relativeFrom="paragraph">
                  <wp:posOffset>242570</wp:posOffset>
                </wp:positionV>
                <wp:extent cx="1000125" cy="247650"/>
                <wp:effectExtent l="19050" t="1905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AC0EC0" id="Rectangle 13" o:spid="_x0000_s1026" style="position:absolute;margin-left:27.55pt;margin-top:19.1pt;width:78.75pt;height:1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" filled="f" strokecolor="black [3213]" strokeweight="2.25pt">
                <w10:wrap anchorx="margin"/>
              </v:rect>
            </w:pict>
          </mc:Fallback>
        </mc:AlternateContent>
      </w:r>
      <w:r w:rsidR="00137942" w:rsidRPr="00197C28">
        <w:rPr>
          <w:rFonts w:ascii="Times New Roman" w:hAnsi="Times New Roman" w:cs="Times New Roman"/>
          <w:noProof/>
          <w:rPrChange w:id="859" w:author="Unknown">
            <w:rPr>
              <w:noProof/>
            </w:rPr>
          </w:rPrChange>
        </w:rPr>
        <w:drawing>
          <wp:inline distT="0" distB="0" distL="0" distR="0" wp14:anchorId="6903E162" wp14:editId="365597C1">
            <wp:extent cx="5943600" cy="2541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856" w14:textId="56954DBB" w:rsidR="00D14D94" w:rsidRPr="00197C28" w:rsidRDefault="00D14D94" w:rsidP="00137942">
      <w:pPr>
        <w:rPr>
          <w:rFonts w:ascii="Times New Roman" w:hAnsi="Times New Roman" w:cs="Times New Roman"/>
          <w:rPrChange w:id="860" w:author="Sudheer Gaddam" w:date="2019-08-03T13:54:00Z">
            <w:rPr/>
          </w:rPrChange>
        </w:rPr>
      </w:pPr>
    </w:p>
    <w:p w14:paraId="60F94E45" w14:textId="4849C15E" w:rsidR="00BE4930" w:rsidRPr="00197C28" w:rsidRDefault="00BE4930" w:rsidP="002E51D6">
      <w:pPr>
        <w:pStyle w:val="Heading2"/>
        <w:rPr>
          <w:rFonts w:cs="Times New Roman"/>
          <w:rPrChange w:id="861" w:author="Sudheer Gaddam" w:date="2019-08-03T13:54:00Z">
            <w:rPr/>
          </w:rPrChange>
        </w:rPr>
      </w:pPr>
      <w:bookmarkStart w:id="862" w:name="_Toc15747680"/>
      <w:r w:rsidRPr="00197C28">
        <w:rPr>
          <w:rFonts w:cs="Times New Roman"/>
          <w:rPrChange w:id="863" w:author="Sudheer Gaddam" w:date="2019-08-03T13:54:00Z">
            <w:rPr/>
          </w:rPrChange>
        </w:rPr>
        <w:t xml:space="preserve">Hall Pass Requests </w:t>
      </w:r>
      <w:r w:rsidRPr="00197C28">
        <w:rPr>
          <w:rFonts w:cs="Times New Roman"/>
          <w:bCs/>
          <w:rPrChange w:id="864" w:author="Sudheer Gaddam" w:date="2019-08-03T13:54:00Z">
            <w:rPr>
              <w:bCs/>
            </w:rPr>
          </w:rPrChange>
        </w:rPr>
        <w:t>tab</w:t>
      </w:r>
      <w:bookmarkEnd w:id="862"/>
    </w:p>
    <w:p w14:paraId="704C85AD" w14:textId="7F293A02" w:rsidR="0093125A" w:rsidRPr="00197C28" w:rsidRDefault="00D14D94" w:rsidP="00137942">
      <w:pPr>
        <w:rPr>
          <w:rFonts w:ascii="Times New Roman" w:hAnsi="Times New Roman" w:cs="Times New Roman"/>
          <w:rPrChange w:id="86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866" w:author="Sudheer Gaddam" w:date="2019-08-03T13:54:00Z">
            <w:rPr/>
          </w:rPrChange>
        </w:rPr>
        <w:t>In th</w:t>
      </w:r>
      <w:r w:rsidR="00D825E9" w:rsidRPr="00197C28">
        <w:rPr>
          <w:rFonts w:ascii="Times New Roman" w:hAnsi="Times New Roman" w:cs="Times New Roman"/>
          <w:rPrChange w:id="867" w:author="Sudheer Gaddam" w:date="2019-08-03T13:54:00Z">
            <w:rPr/>
          </w:rPrChange>
        </w:rPr>
        <w:t>is</w:t>
      </w:r>
      <w:r w:rsidRPr="00197C28">
        <w:rPr>
          <w:rFonts w:ascii="Times New Roman" w:hAnsi="Times New Roman" w:cs="Times New Roman"/>
          <w:b/>
          <w:rPrChange w:id="868" w:author="Sudheer Gaddam" w:date="2019-08-03T13:54:00Z">
            <w:rPr>
              <w:b/>
            </w:rPr>
          </w:rPrChange>
        </w:rPr>
        <w:t xml:space="preserve"> </w:t>
      </w:r>
      <w:r w:rsidRPr="00197C28">
        <w:rPr>
          <w:rFonts w:ascii="Times New Roman" w:hAnsi="Times New Roman" w:cs="Times New Roman"/>
          <w:bCs/>
          <w:rPrChange w:id="869" w:author="Sudheer Gaddam" w:date="2019-08-03T13:54:00Z">
            <w:rPr>
              <w:bCs/>
            </w:rPr>
          </w:rPrChange>
        </w:rPr>
        <w:t>tab</w:t>
      </w:r>
      <w:r w:rsidR="00D825E9" w:rsidRPr="00197C28">
        <w:rPr>
          <w:rFonts w:ascii="Times New Roman" w:hAnsi="Times New Roman" w:cs="Times New Roman"/>
          <w:bCs/>
          <w:rPrChange w:id="870" w:author="Sudheer Gaddam" w:date="2019-08-03T13:54:00Z">
            <w:rPr>
              <w:bCs/>
            </w:rPr>
          </w:rPrChange>
        </w:rPr>
        <w:t>, you can</w:t>
      </w:r>
      <w:r w:rsidR="00D825E9" w:rsidRPr="00197C28">
        <w:rPr>
          <w:rFonts w:ascii="Times New Roman" w:hAnsi="Times New Roman" w:cs="Times New Roman"/>
          <w:rPrChange w:id="871" w:author="Sudheer Gaddam" w:date="2019-08-03T13:54:00Z">
            <w:rPr/>
          </w:rPrChange>
        </w:rPr>
        <w:t xml:space="preserve"> view </w:t>
      </w:r>
      <w:r w:rsidRPr="00197C28">
        <w:rPr>
          <w:rFonts w:ascii="Times New Roman" w:hAnsi="Times New Roman" w:cs="Times New Roman"/>
          <w:rPrChange w:id="872" w:author="Sudheer Gaddam" w:date="2019-08-03T13:54:00Z">
            <w:rPr/>
          </w:rPrChange>
        </w:rPr>
        <w:t xml:space="preserve">all the hall pass requests along with </w:t>
      </w:r>
      <w:r w:rsidR="00872859" w:rsidRPr="00197C28">
        <w:rPr>
          <w:rFonts w:ascii="Times New Roman" w:hAnsi="Times New Roman" w:cs="Times New Roman"/>
          <w:rPrChange w:id="873" w:author="Sudheer Gaddam" w:date="2019-08-03T13:54:00Z">
            <w:rPr/>
          </w:rPrChange>
        </w:rPr>
        <w:t xml:space="preserve">their </w:t>
      </w:r>
      <w:r w:rsidRPr="00197C28">
        <w:rPr>
          <w:rFonts w:ascii="Times New Roman" w:hAnsi="Times New Roman" w:cs="Times New Roman"/>
          <w:rPrChange w:id="874" w:author="Sudheer Gaddam" w:date="2019-08-03T13:54:00Z">
            <w:rPr/>
          </w:rPrChange>
        </w:rPr>
        <w:t>information such as description, destination, valid from, expire</w:t>
      </w:r>
      <w:r w:rsidR="00872859" w:rsidRPr="00197C28">
        <w:rPr>
          <w:rFonts w:ascii="Times New Roman" w:hAnsi="Times New Roman" w:cs="Times New Roman"/>
          <w:rPrChange w:id="875" w:author="Sudheer Gaddam" w:date="2019-08-03T13:54:00Z">
            <w:rPr/>
          </w:rPrChange>
        </w:rPr>
        <w:t>s</w:t>
      </w:r>
      <w:r w:rsidRPr="00197C28">
        <w:rPr>
          <w:rFonts w:ascii="Times New Roman" w:hAnsi="Times New Roman" w:cs="Times New Roman"/>
          <w:rPrChange w:id="876" w:author="Sudheer Gaddam" w:date="2019-08-03T13:54:00Z">
            <w:rPr/>
          </w:rPrChange>
        </w:rPr>
        <w:t xml:space="preserve"> on etc. You can approve or reject a hall pass</w:t>
      </w:r>
      <w:r w:rsidR="0093125A" w:rsidRPr="00197C28">
        <w:rPr>
          <w:rFonts w:ascii="Times New Roman" w:hAnsi="Times New Roman" w:cs="Times New Roman"/>
          <w:rPrChange w:id="877" w:author="Sudheer Gaddam" w:date="2019-08-03T13:54:00Z">
            <w:rPr/>
          </w:rPrChange>
        </w:rPr>
        <w:t>.</w:t>
      </w:r>
    </w:p>
    <w:p w14:paraId="603826D5" w14:textId="44A677EF" w:rsidR="00A148C5" w:rsidRPr="00197C28" w:rsidRDefault="00B13FDF" w:rsidP="00137942">
      <w:pPr>
        <w:rPr>
          <w:rFonts w:ascii="Times New Roman" w:hAnsi="Times New Roman" w:cs="Times New Roman"/>
          <w:rPrChange w:id="87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879" w:author="Unknown">
            <w:rPr>
              <w:noProof/>
            </w:rPr>
          </w:rPrChange>
        </w:rPr>
        <w:drawing>
          <wp:inline distT="0" distB="0" distL="0" distR="0" wp14:anchorId="4153E690" wp14:editId="01044CEB">
            <wp:extent cx="5943600" cy="2447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18D2" w14:textId="128FAC14" w:rsidR="0093125A" w:rsidRPr="00197C28" w:rsidRDefault="0093125A" w:rsidP="00137942">
      <w:pPr>
        <w:rPr>
          <w:rFonts w:ascii="Times New Roman" w:hAnsi="Times New Roman" w:cs="Times New Roman"/>
          <w:rPrChange w:id="880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b/>
          <w:bCs/>
          <w:rPrChange w:id="881" w:author="Sudheer Gaddam" w:date="2019-08-03T13:54:00Z">
            <w:rPr>
              <w:b/>
              <w:bCs/>
            </w:rPr>
          </w:rPrChange>
        </w:rPr>
        <w:lastRenderedPageBreak/>
        <w:t>To approve or reject a hall pass:</w:t>
      </w:r>
      <w:r w:rsidRPr="00197C28">
        <w:rPr>
          <w:rFonts w:ascii="Times New Roman" w:hAnsi="Times New Roman" w:cs="Times New Roman"/>
          <w:rPrChange w:id="882" w:author="Sudheer Gaddam" w:date="2019-08-03T13:54:00Z">
            <w:rPr/>
          </w:rPrChange>
        </w:rPr>
        <w:t xml:space="preserve"> </w:t>
      </w:r>
    </w:p>
    <w:p w14:paraId="1DD5A5EC" w14:textId="5371E0A2" w:rsidR="0093125A" w:rsidRPr="00197C28" w:rsidRDefault="00AB3B70" w:rsidP="002E51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rPrChange w:id="88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884" w:author="Sudheer Gaddam" w:date="2019-08-03T13:54:00Z">
            <w:rPr/>
          </w:rPrChange>
        </w:rPr>
        <w:t>Select the hall pass from the list.</w:t>
      </w:r>
    </w:p>
    <w:p w14:paraId="38D3EDC1" w14:textId="2CC928C0" w:rsidR="00D14D94" w:rsidRPr="00197C28" w:rsidRDefault="00AB3B70" w:rsidP="002E51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rPrChange w:id="88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886" w:author="Sudheer Gaddam" w:date="2019-08-03T13:54:00Z">
            <w:rPr/>
          </w:rPrChange>
        </w:rPr>
        <w:t xml:space="preserve">Click </w:t>
      </w:r>
      <w:r w:rsidR="00D14D94" w:rsidRPr="00197C28">
        <w:rPr>
          <w:rFonts w:ascii="Times New Roman" w:hAnsi="Times New Roman" w:cs="Times New Roman"/>
          <w:rPrChange w:id="887" w:author="Sudheer Gaddam" w:date="2019-08-03T13:54:00Z">
            <w:rPr/>
          </w:rPrChange>
        </w:rPr>
        <w:t xml:space="preserve">the </w:t>
      </w:r>
      <w:r w:rsidR="00D14D94" w:rsidRPr="00197C28">
        <w:rPr>
          <w:rFonts w:ascii="Times New Roman" w:hAnsi="Times New Roman" w:cs="Times New Roman"/>
          <w:b/>
          <w:bCs/>
          <w:rPrChange w:id="888" w:author="Sudheer Gaddam" w:date="2019-08-03T13:54:00Z">
            <w:rPr>
              <w:b/>
              <w:bCs/>
            </w:rPr>
          </w:rPrChange>
        </w:rPr>
        <w:t>Approve</w:t>
      </w:r>
      <w:r w:rsidR="00D14D94" w:rsidRPr="00197C28">
        <w:rPr>
          <w:rFonts w:ascii="Times New Roman" w:hAnsi="Times New Roman" w:cs="Times New Roman"/>
          <w:rPrChange w:id="889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rPrChange w:id="890" w:author="Sudheer Gaddam" w:date="2019-08-03T13:54:00Z">
            <w:rPr/>
          </w:rPrChange>
        </w:rPr>
        <w:t xml:space="preserve">or </w:t>
      </w:r>
      <w:r w:rsidR="00D14D94" w:rsidRPr="00197C28">
        <w:rPr>
          <w:rFonts w:ascii="Times New Roman" w:hAnsi="Times New Roman" w:cs="Times New Roman"/>
          <w:b/>
          <w:bCs/>
          <w:rPrChange w:id="891" w:author="Sudheer Gaddam" w:date="2019-08-03T13:54:00Z">
            <w:rPr>
              <w:b/>
              <w:bCs/>
            </w:rPr>
          </w:rPrChange>
        </w:rPr>
        <w:t>Reject</w:t>
      </w:r>
      <w:r w:rsidR="00D14D94" w:rsidRPr="00197C28">
        <w:rPr>
          <w:rFonts w:ascii="Times New Roman" w:hAnsi="Times New Roman" w:cs="Times New Roman"/>
          <w:rPrChange w:id="892" w:author="Sudheer Gaddam" w:date="2019-08-03T13:54:00Z">
            <w:rPr/>
          </w:rPrChange>
        </w:rPr>
        <w:t xml:space="preserve"> buttons</w:t>
      </w:r>
      <w:r w:rsidRPr="00197C28">
        <w:rPr>
          <w:rFonts w:ascii="Times New Roman" w:hAnsi="Times New Roman" w:cs="Times New Roman"/>
          <w:rPrChange w:id="893" w:author="Sudheer Gaddam" w:date="2019-08-03T13:54:00Z">
            <w:rPr/>
          </w:rPrChange>
        </w:rPr>
        <w:t xml:space="preserve"> to approve or reject the hall pass</w:t>
      </w:r>
      <w:r w:rsidR="00D14D94" w:rsidRPr="00197C28">
        <w:rPr>
          <w:rFonts w:ascii="Times New Roman" w:hAnsi="Times New Roman" w:cs="Times New Roman"/>
          <w:rPrChange w:id="894" w:author="Sudheer Gaddam" w:date="2019-08-03T13:54:00Z">
            <w:rPr/>
          </w:rPrChange>
        </w:rPr>
        <w:t>.</w:t>
      </w:r>
    </w:p>
    <w:p w14:paraId="44ABEADA" w14:textId="3BACEC72" w:rsidR="00D10D5B" w:rsidRPr="00197C28" w:rsidRDefault="003D0A9E" w:rsidP="00137942">
      <w:pPr>
        <w:rPr>
          <w:rFonts w:ascii="Times New Roman" w:hAnsi="Times New Roman" w:cs="Times New Roman"/>
          <w:rPrChange w:id="89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896" w:author="Sudheer Gaddam" w:date="2019-08-03T13:54:00Z">
            <w:rPr/>
          </w:rPrChange>
        </w:rPr>
        <w:t xml:space="preserve"> You </w:t>
      </w:r>
      <w:r w:rsidR="00D10D5B" w:rsidRPr="00197C28">
        <w:rPr>
          <w:rFonts w:ascii="Times New Roman" w:hAnsi="Times New Roman" w:cs="Times New Roman"/>
          <w:rPrChange w:id="897" w:author="Sudheer Gaddam" w:date="2019-08-03T13:54:00Z">
            <w:rPr/>
          </w:rPrChange>
        </w:rPr>
        <w:t xml:space="preserve">can </w:t>
      </w:r>
      <w:r w:rsidRPr="00197C28">
        <w:rPr>
          <w:rFonts w:ascii="Times New Roman" w:hAnsi="Times New Roman" w:cs="Times New Roman"/>
          <w:rPrChange w:id="898" w:author="Sudheer Gaddam" w:date="2019-08-03T13:54:00Z">
            <w:rPr/>
          </w:rPrChange>
        </w:rPr>
        <w:t xml:space="preserve">also </w:t>
      </w:r>
      <w:r w:rsidR="00CF3017" w:rsidRPr="00197C28">
        <w:rPr>
          <w:rFonts w:ascii="Times New Roman" w:hAnsi="Times New Roman" w:cs="Times New Roman"/>
          <w:rPrChange w:id="899" w:author="Sudheer Gaddam" w:date="2019-08-03T13:54:00Z">
            <w:rPr/>
          </w:rPrChange>
        </w:rPr>
        <w:t>create and approve a h</w:t>
      </w:r>
      <w:r w:rsidR="00D10D5B" w:rsidRPr="00197C28">
        <w:rPr>
          <w:rFonts w:ascii="Times New Roman" w:hAnsi="Times New Roman" w:cs="Times New Roman"/>
          <w:rPrChange w:id="900" w:author="Sudheer Gaddam" w:date="2019-08-03T13:54:00Z">
            <w:rPr/>
          </w:rPrChange>
        </w:rPr>
        <w:t xml:space="preserve">all </w:t>
      </w:r>
      <w:r w:rsidR="00CF3017" w:rsidRPr="00197C28">
        <w:rPr>
          <w:rFonts w:ascii="Times New Roman" w:hAnsi="Times New Roman" w:cs="Times New Roman"/>
          <w:rPrChange w:id="901" w:author="Sudheer Gaddam" w:date="2019-08-03T13:54:00Z">
            <w:rPr/>
          </w:rPrChange>
        </w:rPr>
        <w:t>p</w:t>
      </w:r>
      <w:r w:rsidR="00D10D5B" w:rsidRPr="00197C28">
        <w:rPr>
          <w:rFonts w:ascii="Times New Roman" w:hAnsi="Times New Roman" w:cs="Times New Roman"/>
          <w:rPrChange w:id="902" w:author="Sudheer Gaddam" w:date="2019-08-03T13:54:00Z">
            <w:rPr/>
          </w:rPrChange>
        </w:rPr>
        <w:t>ass</w:t>
      </w:r>
      <w:r w:rsidR="00CF3017" w:rsidRPr="00197C28">
        <w:rPr>
          <w:rFonts w:ascii="Times New Roman" w:hAnsi="Times New Roman" w:cs="Times New Roman"/>
          <w:rPrChange w:id="903" w:author="Sudheer Gaddam" w:date="2019-08-03T13:54:00Z">
            <w:rPr/>
          </w:rPrChange>
        </w:rPr>
        <w:t xml:space="preserve"> for a </w:t>
      </w:r>
      <w:r w:rsidR="00D10D5B" w:rsidRPr="00197C28">
        <w:rPr>
          <w:rFonts w:ascii="Times New Roman" w:hAnsi="Times New Roman" w:cs="Times New Roman"/>
          <w:rPrChange w:id="904" w:author="Sudheer Gaddam" w:date="2019-08-03T13:54:00Z">
            <w:rPr/>
          </w:rPrChange>
        </w:rPr>
        <w:t>Student.</w:t>
      </w:r>
    </w:p>
    <w:p w14:paraId="3DA73480" w14:textId="73F79B37" w:rsidR="00D10D5B" w:rsidRPr="00197C28" w:rsidRDefault="002170E7" w:rsidP="00137942">
      <w:pPr>
        <w:rPr>
          <w:rFonts w:ascii="Times New Roman" w:hAnsi="Times New Roman" w:cs="Times New Roman"/>
          <w:b/>
          <w:bCs/>
          <w:rPrChange w:id="905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906" w:author="Sudheer Gaddam" w:date="2019-08-03T13:54:00Z">
            <w:rPr>
              <w:b/>
              <w:bCs/>
            </w:rPr>
          </w:rPrChange>
        </w:rPr>
        <w:t>To c</w:t>
      </w:r>
      <w:r w:rsidR="00D10D5B" w:rsidRPr="00197C28">
        <w:rPr>
          <w:rFonts w:ascii="Times New Roman" w:hAnsi="Times New Roman" w:cs="Times New Roman"/>
          <w:b/>
          <w:bCs/>
          <w:rPrChange w:id="907" w:author="Sudheer Gaddam" w:date="2019-08-03T13:54:00Z">
            <w:rPr>
              <w:b/>
              <w:bCs/>
            </w:rPr>
          </w:rPrChange>
        </w:rPr>
        <w:t xml:space="preserve">reating </w:t>
      </w:r>
      <w:r w:rsidR="00A4042E" w:rsidRPr="00197C28">
        <w:rPr>
          <w:rFonts w:ascii="Times New Roman" w:hAnsi="Times New Roman" w:cs="Times New Roman"/>
          <w:b/>
          <w:bCs/>
          <w:rPrChange w:id="908" w:author="Sudheer Gaddam" w:date="2019-08-03T13:54:00Z">
            <w:rPr>
              <w:b/>
              <w:bCs/>
            </w:rPr>
          </w:rPrChange>
        </w:rPr>
        <w:t xml:space="preserve">a </w:t>
      </w:r>
      <w:r w:rsidR="00D10D5B" w:rsidRPr="00197C28">
        <w:rPr>
          <w:rFonts w:ascii="Times New Roman" w:hAnsi="Times New Roman" w:cs="Times New Roman"/>
          <w:b/>
          <w:bCs/>
          <w:rPrChange w:id="909" w:author="Sudheer Gaddam" w:date="2019-08-03T13:54:00Z">
            <w:rPr>
              <w:b/>
              <w:bCs/>
            </w:rPr>
          </w:rPrChange>
        </w:rPr>
        <w:t>New Hall Pass:</w:t>
      </w:r>
    </w:p>
    <w:p w14:paraId="4B88C0E7" w14:textId="1EE040BF" w:rsidR="00D10D5B" w:rsidRPr="00197C28" w:rsidRDefault="00D10D5B" w:rsidP="002E51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rPrChange w:id="910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11" w:author="Sudheer Gaddam" w:date="2019-08-03T13:54:00Z">
            <w:rPr/>
          </w:rPrChange>
        </w:rPr>
        <w:t xml:space="preserve">Click </w:t>
      </w:r>
      <w:r w:rsidR="002170E7" w:rsidRPr="00197C28">
        <w:rPr>
          <w:rFonts w:ascii="Times New Roman" w:hAnsi="Times New Roman" w:cs="Times New Roman"/>
          <w:rPrChange w:id="912" w:author="Sudheer Gaddam" w:date="2019-08-03T13:54:00Z">
            <w:rPr/>
          </w:rPrChange>
        </w:rPr>
        <w:t xml:space="preserve">the </w:t>
      </w:r>
      <w:r w:rsidRPr="00197C28">
        <w:rPr>
          <w:rFonts w:ascii="Times New Roman" w:hAnsi="Times New Roman" w:cs="Times New Roman"/>
          <w:rPrChange w:id="913" w:author="Sudheer Gaddam" w:date="2019-08-03T13:54:00Z">
            <w:rPr/>
          </w:rPrChange>
        </w:rPr>
        <w:t>Create a Hall Pass button a</w:t>
      </w:r>
      <w:r w:rsidR="00C43814" w:rsidRPr="00197C28">
        <w:rPr>
          <w:rFonts w:ascii="Times New Roman" w:hAnsi="Times New Roman" w:cs="Times New Roman"/>
          <w:rPrChange w:id="914" w:author="Sudheer Gaddam" w:date="2019-08-03T13:54:00Z">
            <w:rPr/>
          </w:rPrChange>
        </w:rPr>
        <w:t>t</w:t>
      </w:r>
      <w:r w:rsidRPr="00197C28">
        <w:rPr>
          <w:rFonts w:ascii="Times New Roman" w:hAnsi="Times New Roman" w:cs="Times New Roman"/>
          <w:rPrChange w:id="915" w:author="Sudheer Gaddam" w:date="2019-08-03T13:54:00Z">
            <w:rPr/>
          </w:rPrChange>
        </w:rPr>
        <w:t xml:space="preserve"> </w:t>
      </w:r>
      <w:r w:rsidR="002170E7" w:rsidRPr="00197C28">
        <w:rPr>
          <w:rFonts w:ascii="Times New Roman" w:hAnsi="Times New Roman" w:cs="Times New Roman"/>
          <w:rPrChange w:id="916" w:author="Sudheer Gaddam" w:date="2019-08-03T13:54:00Z">
            <w:rPr/>
          </w:rPrChange>
        </w:rPr>
        <w:t xml:space="preserve">the </w:t>
      </w:r>
      <w:r w:rsidRPr="00197C28">
        <w:rPr>
          <w:rFonts w:ascii="Times New Roman" w:hAnsi="Times New Roman" w:cs="Times New Roman"/>
          <w:rPrChange w:id="917" w:author="Sudheer Gaddam" w:date="2019-08-03T13:54:00Z">
            <w:rPr/>
          </w:rPrChange>
        </w:rPr>
        <w:t>top right corner</w:t>
      </w:r>
      <w:r w:rsidR="002170E7" w:rsidRPr="00197C28">
        <w:rPr>
          <w:rFonts w:ascii="Times New Roman" w:hAnsi="Times New Roman" w:cs="Times New Roman"/>
          <w:rPrChange w:id="918" w:author="Sudheer Gaddam" w:date="2019-08-03T13:54:00Z">
            <w:rPr/>
          </w:rPrChange>
        </w:rPr>
        <w:t xml:space="preserve"> of the Hall Passes screen</w:t>
      </w:r>
      <w:r w:rsidRPr="00197C28">
        <w:rPr>
          <w:rFonts w:ascii="Times New Roman" w:hAnsi="Times New Roman" w:cs="Times New Roman"/>
          <w:rPrChange w:id="919" w:author="Sudheer Gaddam" w:date="2019-08-03T13:54:00Z">
            <w:rPr/>
          </w:rPrChange>
        </w:rPr>
        <w:t xml:space="preserve">. </w:t>
      </w:r>
      <w:r w:rsidR="00FA26B7" w:rsidRPr="00197C28">
        <w:rPr>
          <w:rFonts w:ascii="Times New Roman" w:hAnsi="Times New Roman" w:cs="Times New Roman"/>
          <w:rPrChange w:id="920" w:author="Sudheer Gaddam" w:date="2019-08-03T13:54:00Z">
            <w:rPr/>
          </w:rPrChange>
        </w:rPr>
        <w:t xml:space="preserve">Create Hall Pass </w:t>
      </w:r>
      <w:r w:rsidRPr="00197C28">
        <w:rPr>
          <w:rFonts w:ascii="Times New Roman" w:hAnsi="Times New Roman" w:cs="Times New Roman"/>
          <w:rPrChange w:id="921" w:author="Sudheer Gaddam" w:date="2019-08-03T13:54:00Z">
            <w:rPr/>
          </w:rPrChange>
        </w:rPr>
        <w:t xml:space="preserve">window </w:t>
      </w:r>
      <w:r w:rsidR="00FA26B7" w:rsidRPr="00197C28">
        <w:rPr>
          <w:rFonts w:ascii="Times New Roman" w:hAnsi="Times New Roman" w:cs="Times New Roman"/>
          <w:rPrChange w:id="922" w:author="Sudheer Gaddam" w:date="2019-08-03T13:54:00Z">
            <w:rPr/>
          </w:rPrChange>
        </w:rPr>
        <w:t>is displayed</w:t>
      </w:r>
      <w:r w:rsidRPr="00197C28">
        <w:rPr>
          <w:rFonts w:ascii="Times New Roman" w:hAnsi="Times New Roman" w:cs="Times New Roman"/>
          <w:rPrChange w:id="923" w:author="Sudheer Gaddam" w:date="2019-08-03T13:54:00Z">
            <w:rPr/>
          </w:rPrChange>
        </w:rPr>
        <w:t>.</w:t>
      </w:r>
    </w:p>
    <w:p w14:paraId="716AE8BE" w14:textId="5D0F4CC7" w:rsidR="00D10D5B" w:rsidRPr="00197C28" w:rsidRDefault="00C234CE" w:rsidP="00137942">
      <w:pPr>
        <w:rPr>
          <w:rFonts w:ascii="Times New Roman" w:hAnsi="Times New Roman" w:cs="Times New Roman"/>
          <w:rPrChange w:id="92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925" w:author="Unknown">
            <w:rPr>
              <w:noProof/>
            </w:rPr>
          </w:rPrChange>
        </w:rPr>
        <w:lastRenderedPageBreak/>
        <w:drawing>
          <wp:inline distT="0" distB="0" distL="0" distR="0" wp14:anchorId="704DB1DB" wp14:editId="6FAD0E6D">
            <wp:extent cx="4924425" cy="6734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6F5" w14:textId="77777777" w:rsidR="00E33A6F" w:rsidRPr="00197C28" w:rsidRDefault="00E33A6F" w:rsidP="002E51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rPrChange w:id="926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27" w:author="Sudheer Gaddam" w:date="2019-08-03T13:54:00Z">
            <w:rPr/>
          </w:rPrChange>
        </w:rPr>
        <w:t>Select the Student by searching for the student.</w:t>
      </w:r>
    </w:p>
    <w:p w14:paraId="0AEC9200" w14:textId="3082811B" w:rsidR="00E33A6F" w:rsidRPr="00197C28" w:rsidRDefault="00170AEA" w:rsidP="002E51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rPrChange w:id="92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29" w:author="Sudheer Gaddam" w:date="2019-08-03T13:54:00Z">
            <w:rPr/>
          </w:rPrChange>
        </w:rPr>
        <w:t xml:space="preserve">Specify the </w:t>
      </w:r>
      <w:r w:rsidR="00E33A6F" w:rsidRPr="00197C28">
        <w:rPr>
          <w:rFonts w:ascii="Times New Roman" w:hAnsi="Times New Roman" w:cs="Times New Roman"/>
          <w:rPrChange w:id="930" w:author="Sudheer Gaddam" w:date="2019-08-03T13:54:00Z">
            <w:rPr/>
          </w:rPrChange>
        </w:rPr>
        <w:t xml:space="preserve">reason and description in the respective text boxes. </w:t>
      </w:r>
    </w:p>
    <w:p w14:paraId="7B43FE13" w14:textId="01E9E7F2" w:rsidR="00E33A6F" w:rsidRPr="00197C28" w:rsidRDefault="00714364" w:rsidP="002E51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rPrChange w:id="931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32" w:author="Sudheer Gaddam" w:date="2019-08-03T13:54:00Z">
            <w:rPr/>
          </w:rPrChange>
        </w:rPr>
        <w:t>Specify the destination where the hall pass is to be used.</w:t>
      </w:r>
    </w:p>
    <w:p w14:paraId="466726C3" w14:textId="58B477C7" w:rsidR="00E33A6F" w:rsidRPr="00197C28" w:rsidRDefault="0031725B" w:rsidP="002E51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rPrChange w:id="93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34" w:author="Sudheer Gaddam" w:date="2019-08-03T13:54:00Z">
            <w:rPr/>
          </w:rPrChange>
        </w:rPr>
        <w:t xml:space="preserve">Mention the start date and end date of the hall pass in the </w:t>
      </w:r>
      <w:r w:rsidRPr="00197C28">
        <w:rPr>
          <w:rFonts w:ascii="Times New Roman" w:hAnsi="Times New Roman" w:cs="Times New Roman"/>
          <w:b/>
          <w:bCs/>
          <w:rPrChange w:id="935" w:author="Sudheer Gaddam" w:date="2019-08-03T13:54:00Z">
            <w:rPr>
              <w:b/>
              <w:bCs/>
            </w:rPr>
          </w:rPrChange>
        </w:rPr>
        <w:t>Duration Start</w:t>
      </w:r>
      <w:r w:rsidRPr="00197C28">
        <w:rPr>
          <w:rFonts w:ascii="Times New Roman" w:hAnsi="Times New Roman" w:cs="Times New Roman"/>
          <w:rPrChange w:id="936" w:author="Sudheer Gaddam" w:date="2019-08-03T13:54:00Z">
            <w:rPr/>
          </w:rPrChange>
        </w:rPr>
        <w:t xml:space="preserve"> and </w:t>
      </w:r>
      <w:r w:rsidRPr="00197C28">
        <w:rPr>
          <w:rFonts w:ascii="Times New Roman" w:hAnsi="Times New Roman" w:cs="Times New Roman"/>
          <w:b/>
          <w:bCs/>
          <w:rPrChange w:id="937" w:author="Sudheer Gaddam" w:date="2019-08-03T13:54:00Z">
            <w:rPr>
              <w:b/>
              <w:bCs/>
            </w:rPr>
          </w:rPrChange>
        </w:rPr>
        <w:t>Duration End</w:t>
      </w:r>
      <w:r w:rsidRPr="00197C28">
        <w:rPr>
          <w:rFonts w:ascii="Times New Roman" w:hAnsi="Times New Roman" w:cs="Times New Roman"/>
          <w:rPrChange w:id="938" w:author="Sudheer Gaddam" w:date="2019-08-03T13:54:00Z">
            <w:rPr/>
          </w:rPrChange>
        </w:rPr>
        <w:t xml:space="preserve"> fields.</w:t>
      </w:r>
    </w:p>
    <w:p w14:paraId="2F015EC3" w14:textId="5ED2EF35" w:rsidR="00C234CE" w:rsidRPr="00197C28" w:rsidRDefault="00170AEA" w:rsidP="002E51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rPrChange w:id="939" w:author="Sudheer Gaddam" w:date="2019-08-03T13:54:00Z">
            <w:rPr/>
          </w:rPrChange>
        </w:rPr>
      </w:pPr>
      <w:proofErr w:type="gramStart"/>
      <w:r w:rsidRPr="00197C28">
        <w:rPr>
          <w:rFonts w:ascii="Times New Roman" w:hAnsi="Times New Roman" w:cs="Times New Roman"/>
          <w:rPrChange w:id="940" w:author="Sudheer Gaddam" w:date="2019-08-03T13:54:00Z">
            <w:rPr/>
          </w:rPrChange>
        </w:rPr>
        <w:t>c</w:t>
      </w:r>
      <w:r w:rsidR="00C234CE" w:rsidRPr="00197C28">
        <w:rPr>
          <w:rFonts w:ascii="Times New Roman" w:hAnsi="Times New Roman" w:cs="Times New Roman"/>
          <w:rPrChange w:id="941" w:author="Sudheer Gaddam" w:date="2019-08-03T13:54:00Z">
            <w:rPr/>
          </w:rPrChange>
        </w:rPr>
        <w:t>lick</w:t>
      </w:r>
      <w:proofErr w:type="gramEnd"/>
      <w:r w:rsidR="00C234CE" w:rsidRPr="00197C28">
        <w:rPr>
          <w:rFonts w:ascii="Times New Roman" w:hAnsi="Times New Roman" w:cs="Times New Roman"/>
          <w:rPrChange w:id="942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rPrChange w:id="943" w:author="Sudheer Gaddam" w:date="2019-08-03T13:54:00Z">
            <w:rPr/>
          </w:rPrChange>
        </w:rPr>
        <w:t xml:space="preserve">the </w:t>
      </w:r>
      <w:r w:rsidR="00C234CE" w:rsidRPr="00197C28">
        <w:rPr>
          <w:rFonts w:ascii="Times New Roman" w:hAnsi="Times New Roman" w:cs="Times New Roman"/>
          <w:b/>
          <w:bCs/>
          <w:rPrChange w:id="944" w:author="Sudheer Gaddam" w:date="2019-08-03T13:54:00Z">
            <w:rPr>
              <w:b/>
              <w:bCs/>
            </w:rPr>
          </w:rPrChange>
        </w:rPr>
        <w:t>Assign</w:t>
      </w:r>
      <w:r w:rsidR="00C234CE" w:rsidRPr="00197C28">
        <w:rPr>
          <w:rFonts w:ascii="Times New Roman" w:hAnsi="Times New Roman" w:cs="Times New Roman"/>
          <w:rPrChange w:id="945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rPrChange w:id="946" w:author="Sudheer Gaddam" w:date="2019-08-03T13:54:00Z">
            <w:rPr/>
          </w:rPrChange>
        </w:rPr>
        <w:t xml:space="preserve">button </w:t>
      </w:r>
      <w:r w:rsidR="00C234CE" w:rsidRPr="00197C28">
        <w:rPr>
          <w:rFonts w:ascii="Times New Roman" w:hAnsi="Times New Roman" w:cs="Times New Roman"/>
          <w:rPrChange w:id="947" w:author="Sudheer Gaddam" w:date="2019-08-03T13:54:00Z">
            <w:rPr/>
          </w:rPrChange>
        </w:rPr>
        <w:t xml:space="preserve">to publish a hall pass </w:t>
      </w:r>
      <w:r w:rsidRPr="00197C28">
        <w:rPr>
          <w:rFonts w:ascii="Times New Roman" w:hAnsi="Times New Roman" w:cs="Times New Roman"/>
          <w:rPrChange w:id="948" w:author="Sudheer Gaddam" w:date="2019-08-03T13:54:00Z">
            <w:rPr/>
          </w:rPrChange>
        </w:rPr>
        <w:t xml:space="preserve">for the </w:t>
      </w:r>
      <w:r w:rsidR="00C234CE" w:rsidRPr="00197C28">
        <w:rPr>
          <w:rFonts w:ascii="Times New Roman" w:hAnsi="Times New Roman" w:cs="Times New Roman"/>
          <w:rPrChange w:id="949" w:author="Sudheer Gaddam" w:date="2019-08-03T13:54:00Z">
            <w:rPr/>
          </w:rPrChange>
        </w:rPr>
        <w:t>Student.</w:t>
      </w:r>
    </w:p>
    <w:p w14:paraId="7B4A2403" w14:textId="665481E5" w:rsidR="00E859D7" w:rsidRPr="00197C28" w:rsidRDefault="00E859D7" w:rsidP="00137942">
      <w:pPr>
        <w:rPr>
          <w:rFonts w:ascii="Times New Roman" w:hAnsi="Times New Roman" w:cs="Times New Roman"/>
          <w:rPrChange w:id="950" w:author="Sudheer Gaddam" w:date="2019-08-03T13:54:00Z">
            <w:rPr/>
          </w:rPrChange>
        </w:rPr>
      </w:pPr>
    </w:p>
    <w:p w14:paraId="56D32F6A" w14:textId="15EC479A" w:rsidR="00E859D7" w:rsidRPr="00197C28" w:rsidRDefault="00E859D7" w:rsidP="00E859D7">
      <w:pPr>
        <w:pStyle w:val="Heading1"/>
        <w:rPr>
          <w:rFonts w:cs="Times New Roman"/>
          <w:rPrChange w:id="951" w:author="Sudheer Gaddam" w:date="2019-08-03T13:54:00Z">
            <w:rPr/>
          </w:rPrChange>
        </w:rPr>
      </w:pPr>
      <w:bookmarkStart w:id="952" w:name="_Toc15747681"/>
      <w:r w:rsidRPr="00197C28">
        <w:rPr>
          <w:rFonts w:cs="Times New Roman"/>
          <w:rPrChange w:id="953" w:author="Sudheer Gaddam" w:date="2019-08-03T13:54:00Z">
            <w:rPr/>
          </w:rPrChange>
        </w:rPr>
        <w:lastRenderedPageBreak/>
        <w:t>Rewards:</w:t>
      </w:r>
      <w:bookmarkEnd w:id="952"/>
    </w:p>
    <w:p w14:paraId="65365AAF" w14:textId="5C54EFBB" w:rsidR="00E859D7" w:rsidRPr="00197C28" w:rsidRDefault="0088161A" w:rsidP="00E859D7">
      <w:pPr>
        <w:rPr>
          <w:rFonts w:ascii="Times New Roman" w:hAnsi="Times New Roman" w:cs="Times New Roman"/>
          <w:rPrChange w:id="95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55" w:author="Sudheer Gaddam" w:date="2019-08-03T13:54:00Z">
            <w:rPr/>
          </w:rPrChange>
        </w:rPr>
        <w:t>T</w:t>
      </w:r>
      <w:r w:rsidR="00E859D7" w:rsidRPr="00197C28">
        <w:rPr>
          <w:rFonts w:ascii="Times New Roman" w:hAnsi="Times New Roman" w:cs="Times New Roman"/>
          <w:rPrChange w:id="956" w:author="Sudheer Gaddam" w:date="2019-08-03T13:54:00Z">
            <w:rPr/>
          </w:rPrChange>
        </w:rPr>
        <w:t xml:space="preserve">here are </w:t>
      </w:r>
      <w:r w:rsidRPr="00197C28">
        <w:rPr>
          <w:rFonts w:ascii="Times New Roman" w:hAnsi="Times New Roman" w:cs="Times New Roman"/>
          <w:rPrChange w:id="957" w:author="Sudheer Gaddam" w:date="2019-08-03T13:54:00Z">
            <w:rPr/>
          </w:rPrChange>
        </w:rPr>
        <w:t>three</w:t>
      </w:r>
      <w:r w:rsidR="00E859D7" w:rsidRPr="00197C28">
        <w:rPr>
          <w:rFonts w:ascii="Times New Roman" w:hAnsi="Times New Roman" w:cs="Times New Roman"/>
          <w:rPrChange w:id="958" w:author="Sudheer Gaddam" w:date="2019-08-03T13:54:00Z">
            <w:rPr/>
          </w:rPrChange>
        </w:rPr>
        <w:t xml:space="preserve"> tabs in </w:t>
      </w:r>
      <w:r w:rsidR="00413630" w:rsidRPr="00197C28">
        <w:rPr>
          <w:rFonts w:ascii="Times New Roman" w:hAnsi="Times New Roman" w:cs="Times New Roman"/>
          <w:rPrChange w:id="959" w:author="Sudheer Gaddam" w:date="2019-08-03T13:54:00Z">
            <w:rPr/>
          </w:rPrChange>
        </w:rPr>
        <w:t xml:space="preserve">the </w:t>
      </w:r>
      <w:r w:rsidRPr="00197C28">
        <w:rPr>
          <w:rFonts w:ascii="Times New Roman" w:hAnsi="Times New Roman" w:cs="Times New Roman"/>
          <w:rPrChange w:id="960" w:author="Sudheer Gaddam" w:date="2019-08-03T13:54:00Z">
            <w:rPr/>
          </w:rPrChange>
        </w:rPr>
        <w:t>Rewards</w:t>
      </w:r>
      <w:r w:rsidR="00E859D7" w:rsidRPr="00197C28">
        <w:rPr>
          <w:rFonts w:ascii="Times New Roman" w:hAnsi="Times New Roman" w:cs="Times New Roman"/>
          <w:rPrChange w:id="961" w:author="Sudheer Gaddam" w:date="2019-08-03T13:54:00Z">
            <w:rPr/>
          </w:rPrChange>
        </w:rPr>
        <w:t xml:space="preserve"> </w:t>
      </w:r>
      <w:r w:rsidR="00413630" w:rsidRPr="00197C28">
        <w:rPr>
          <w:rFonts w:ascii="Times New Roman" w:hAnsi="Times New Roman" w:cs="Times New Roman"/>
          <w:rPrChange w:id="962" w:author="Sudheer Gaddam" w:date="2019-08-03T13:54:00Z">
            <w:rPr/>
          </w:rPrChange>
        </w:rPr>
        <w:t xml:space="preserve">screen; </w:t>
      </w:r>
      <w:r w:rsidR="003D69DF" w:rsidRPr="00197C28">
        <w:rPr>
          <w:rFonts w:ascii="Times New Roman" w:hAnsi="Times New Roman" w:cs="Times New Roman"/>
          <w:rPrChange w:id="963" w:author="Sudheer Gaddam" w:date="2019-08-03T13:54:00Z">
            <w:rPr/>
          </w:rPrChange>
        </w:rPr>
        <w:t>Ava</w:t>
      </w:r>
      <w:r w:rsidR="00174F7A" w:rsidRPr="00197C28">
        <w:rPr>
          <w:rFonts w:ascii="Times New Roman" w:hAnsi="Times New Roman" w:cs="Times New Roman"/>
          <w:rPrChange w:id="964" w:author="Sudheer Gaddam" w:date="2019-08-03T13:54:00Z">
            <w:rPr/>
          </w:rPrChange>
        </w:rPr>
        <w:t>i</w:t>
      </w:r>
      <w:r w:rsidR="003D69DF" w:rsidRPr="00197C28">
        <w:rPr>
          <w:rFonts w:ascii="Times New Roman" w:hAnsi="Times New Roman" w:cs="Times New Roman"/>
          <w:rPrChange w:id="965" w:author="Sudheer Gaddam" w:date="2019-08-03T13:54:00Z">
            <w:rPr/>
          </w:rPrChange>
        </w:rPr>
        <w:t>l</w:t>
      </w:r>
      <w:r w:rsidR="00174F7A" w:rsidRPr="00197C28">
        <w:rPr>
          <w:rFonts w:ascii="Times New Roman" w:hAnsi="Times New Roman" w:cs="Times New Roman"/>
          <w:rPrChange w:id="966" w:author="Sudheer Gaddam" w:date="2019-08-03T13:54:00Z">
            <w:rPr/>
          </w:rPrChange>
        </w:rPr>
        <w:t>able Rewards</w:t>
      </w:r>
      <w:r w:rsidR="00EC54B3" w:rsidRPr="00197C28">
        <w:rPr>
          <w:rFonts w:ascii="Times New Roman" w:hAnsi="Times New Roman" w:cs="Times New Roman"/>
          <w:rPrChange w:id="967" w:author="Sudheer Gaddam" w:date="2019-08-03T13:54:00Z">
            <w:rPr/>
          </w:rPrChange>
        </w:rPr>
        <w:t xml:space="preserve">, </w:t>
      </w:r>
      <w:r w:rsidR="00174F7A" w:rsidRPr="00197C28">
        <w:rPr>
          <w:rFonts w:ascii="Times New Roman" w:hAnsi="Times New Roman" w:cs="Times New Roman"/>
          <w:rPrChange w:id="968" w:author="Sudheer Gaddam" w:date="2019-08-03T13:54:00Z">
            <w:rPr/>
          </w:rPrChange>
        </w:rPr>
        <w:t>Assign Points</w:t>
      </w:r>
      <w:r w:rsidR="003D69DF" w:rsidRPr="00197C28">
        <w:rPr>
          <w:rFonts w:ascii="Times New Roman" w:hAnsi="Times New Roman" w:cs="Times New Roman"/>
          <w:rPrChange w:id="969" w:author="Sudheer Gaddam" w:date="2019-08-03T13:54:00Z">
            <w:rPr/>
          </w:rPrChange>
        </w:rPr>
        <w:t xml:space="preserve"> and </w:t>
      </w:r>
      <w:r w:rsidR="00AB7476" w:rsidRPr="00197C28">
        <w:rPr>
          <w:rFonts w:ascii="Times New Roman" w:hAnsi="Times New Roman" w:cs="Times New Roman"/>
          <w:rPrChange w:id="970" w:author="Sudheer Gaddam" w:date="2019-08-03T13:54:00Z">
            <w:rPr/>
          </w:rPrChange>
        </w:rPr>
        <w:t>A</w:t>
      </w:r>
      <w:r w:rsidR="00174F7A" w:rsidRPr="00197C28">
        <w:rPr>
          <w:rFonts w:ascii="Times New Roman" w:hAnsi="Times New Roman" w:cs="Times New Roman"/>
          <w:rPrChange w:id="971" w:author="Sudheer Gaddam" w:date="2019-08-03T13:54:00Z">
            <w:rPr/>
          </w:rPrChange>
        </w:rPr>
        <w:t>ssign Rewards for Action</w:t>
      </w:r>
      <w:r w:rsidR="00CF2780" w:rsidRPr="00197C28">
        <w:rPr>
          <w:rFonts w:ascii="Times New Roman" w:hAnsi="Times New Roman" w:cs="Times New Roman"/>
          <w:rPrChange w:id="972" w:author="Sudheer Gaddam" w:date="2019-08-03T13:54:00Z">
            <w:rPr/>
          </w:rPrChange>
        </w:rPr>
        <w:t>.</w:t>
      </w:r>
    </w:p>
    <w:p w14:paraId="43885C86" w14:textId="4255C61C" w:rsidR="00DB217E" w:rsidRPr="00197C28" w:rsidRDefault="00DB217E" w:rsidP="002E51D6">
      <w:pPr>
        <w:pStyle w:val="Heading2"/>
        <w:rPr>
          <w:rFonts w:cs="Times New Roman"/>
          <w:rPrChange w:id="973" w:author="Sudheer Gaddam" w:date="2019-08-03T13:54:00Z">
            <w:rPr/>
          </w:rPrChange>
        </w:rPr>
      </w:pPr>
      <w:bookmarkStart w:id="974" w:name="_Toc15747682"/>
      <w:r w:rsidRPr="00197C28">
        <w:rPr>
          <w:rFonts w:cs="Times New Roman"/>
          <w:rPrChange w:id="975" w:author="Sudheer Gaddam" w:date="2019-08-03T13:54:00Z">
            <w:rPr/>
          </w:rPrChange>
        </w:rPr>
        <w:t>Available Rewards tab</w:t>
      </w:r>
      <w:bookmarkEnd w:id="974"/>
    </w:p>
    <w:p w14:paraId="274FAEC6" w14:textId="5164BDC3" w:rsidR="0082056B" w:rsidRPr="00197C28" w:rsidRDefault="003D70A8" w:rsidP="00E859D7">
      <w:pPr>
        <w:rPr>
          <w:rFonts w:ascii="Times New Roman" w:hAnsi="Times New Roman" w:cs="Times New Roman"/>
          <w:rPrChange w:id="976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77" w:author="Sudheer Gaddam" w:date="2019-08-03T13:54:00Z">
            <w:rPr/>
          </w:rPrChange>
        </w:rPr>
        <w:t>You can view</w:t>
      </w:r>
      <w:r w:rsidR="00BA4F02" w:rsidRPr="00197C28">
        <w:rPr>
          <w:rFonts w:ascii="Times New Roman" w:hAnsi="Times New Roman" w:cs="Times New Roman"/>
          <w:rPrChange w:id="978" w:author="Sudheer Gaddam" w:date="2019-08-03T13:54:00Z">
            <w:rPr/>
          </w:rPrChange>
        </w:rPr>
        <w:t xml:space="preserve"> the list of</w:t>
      </w:r>
      <w:r w:rsidR="0082056B" w:rsidRPr="00197C28">
        <w:rPr>
          <w:rFonts w:ascii="Times New Roman" w:hAnsi="Times New Roman" w:cs="Times New Roman"/>
          <w:rPrChange w:id="979" w:author="Sudheer Gaddam" w:date="2019-08-03T13:54:00Z">
            <w:rPr/>
          </w:rPrChange>
        </w:rPr>
        <w:t xml:space="preserve"> all </w:t>
      </w:r>
      <w:r w:rsidR="00BA4F02" w:rsidRPr="00197C28">
        <w:rPr>
          <w:rFonts w:ascii="Times New Roman" w:hAnsi="Times New Roman" w:cs="Times New Roman"/>
          <w:rPrChange w:id="980" w:author="Sudheer Gaddam" w:date="2019-08-03T13:54:00Z">
            <w:rPr/>
          </w:rPrChange>
        </w:rPr>
        <w:t xml:space="preserve">the </w:t>
      </w:r>
      <w:r w:rsidR="00A92DF5" w:rsidRPr="00197C28">
        <w:rPr>
          <w:rFonts w:ascii="Times New Roman" w:hAnsi="Times New Roman" w:cs="Times New Roman"/>
          <w:rPrChange w:id="981" w:author="Sudheer Gaddam" w:date="2019-08-03T13:54:00Z">
            <w:rPr/>
          </w:rPrChange>
        </w:rPr>
        <w:t>students</w:t>
      </w:r>
      <w:r w:rsidR="00BA4F02" w:rsidRPr="00197C28">
        <w:rPr>
          <w:rFonts w:ascii="Times New Roman" w:hAnsi="Times New Roman" w:cs="Times New Roman"/>
          <w:rPrChange w:id="982" w:author="Sudheer Gaddam" w:date="2019-08-03T13:54:00Z">
            <w:rPr/>
          </w:rPrChange>
        </w:rPr>
        <w:t xml:space="preserve"> who have rewards.</w:t>
      </w:r>
      <w:r w:rsidR="00A92DF5" w:rsidRPr="00197C28">
        <w:rPr>
          <w:rFonts w:ascii="Times New Roman" w:hAnsi="Times New Roman" w:cs="Times New Roman"/>
          <w:rPrChange w:id="983" w:author="Sudheer Gaddam" w:date="2019-08-03T13:54:00Z">
            <w:rPr/>
          </w:rPrChange>
        </w:rPr>
        <w:t xml:space="preserve"> </w:t>
      </w:r>
      <w:r w:rsidR="00BA4F02" w:rsidRPr="00197C28">
        <w:rPr>
          <w:rFonts w:ascii="Times New Roman" w:hAnsi="Times New Roman" w:cs="Times New Roman"/>
          <w:rPrChange w:id="984" w:author="Sudheer Gaddam" w:date="2019-08-03T13:54:00Z">
            <w:rPr/>
          </w:rPrChange>
        </w:rPr>
        <w:t>C</w:t>
      </w:r>
      <w:r w:rsidR="00A92DF5" w:rsidRPr="00197C28">
        <w:rPr>
          <w:rFonts w:ascii="Times New Roman" w:hAnsi="Times New Roman" w:cs="Times New Roman"/>
          <w:rPrChange w:id="985" w:author="Sudheer Gaddam" w:date="2019-08-03T13:54:00Z">
            <w:rPr/>
          </w:rPrChange>
        </w:rPr>
        <w:t xml:space="preserve">lick on </w:t>
      </w:r>
      <w:r w:rsidR="00BA4F02" w:rsidRPr="00197C28">
        <w:rPr>
          <w:rFonts w:ascii="Times New Roman" w:hAnsi="Times New Roman" w:cs="Times New Roman"/>
          <w:rPrChange w:id="986" w:author="Sudheer Gaddam" w:date="2019-08-03T13:54:00Z">
            <w:rPr/>
          </w:rPrChange>
        </w:rPr>
        <w:t xml:space="preserve">the </w:t>
      </w:r>
      <w:r w:rsidR="00A92DF5" w:rsidRPr="00197C28">
        <w:rPr>
          <w:rFonts w:ascii="Times New Roman" w:hAnsi="Times New Roman" w:cs="Times New Roman"/>
          <w:rPrChange w:id="987" w:author="Sudheer Gaddam" w:date="2019-08-03T13:54:00Z">
            <w:rPr/>
          </w:rPrChange>
        </w:rPr>
        <w:t>Number under the Reward level</w:t>
      </w:r>
      <w:r w:rsidR="00BA4F02" w:rsidRPr="00197C28">
        <w:rPr>
          <w:rFonts w:ascii="Times New Roman" w:hAnsi="Times New Roman" w:cs="Times New Roman"/>
          <w:rPrChange w:id="988" w:author="Sudheer Gaddam" w:date="2019-08-03T13:54:00Z">
            <w:rPr/>
          </w:rPrChange>
        </w:rPr>
        <w:t xml:space="preserve"> to view their details</w:t>
      </w:r>
      <w:r w:rsidR="0082056B" w:rsidRPr="00197C28">
        <w:rPr>
          <w:rFonts w:ascii="Times New Roman" w:hAnsi="Times New Roman" w:cs="Times New Roman"/>
          <w:rPrChange w:id="989" w:author="Sudheer Gaddam" w:date="2019-08-03T13:54:00Z">
            <w:rPr/>
          </w:rPrChange>
        </w:rPr>
        <w:t>.</w:t>
      </w:r>
    </w:p>
    <w:p w14:paraId="4964EEA7" w14:textId="07D2E8F9" w:rsidR="0082056B" w:rsidRPr="00197C28" w:rsidRDefault="0082056B" w:rsidP="00E859D7">
      <w:pPr>
        <w:rPr>
          <w:rFonts w:ascii="Times New Roman" w:hAnsi="Times New Roman" w:cs="Times New Roman"/>
          <w:rPrChange w:id="990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991" w:author="Unknown">
            <w:rPr>
              <w:noProof/>
            </w:rPr>
          </w:rPrChange>
        </w:rPr>
        <w:drawing>
          <wp:inline distT="0" distB="0" distL="0" distR="0" wp14:anchorId="7849F31F" wp14:editId="19676FA7">
            <wp:extent cx="5943600" cy="2832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4BF8" w14:textId="5AAF516E" w:rsidR="00611E0D" w:rsidRPr="00197C28" w:rsidRDefault="00611E0D" w:rsidP="00E859D7">
      <w:pPr>
        <w:rPr>
          <w:rFonts w:ascii="Times New Roman" w:hAnsi="Times New Roman" w:cs="Times New Roman"/>
          <w:rPrChange w:id="992" w:author="Sudheer Gaddam" w:date="2019-08-03T13:54:00Z">
            <w:rPr/>
          </w:rPrChange>
        </w:rPr>
      </w:pPr>
    </w:p>
    <w:p w14:paraId="6CEDE1AE" w14:textId="0CCE1CB5" w:rsidR="000727AD" w:rsidRPr="00197C28" w:rsidRDefault="000727AD" w:rsidP="002E51D6">
      <w:pPr>
        <w:pStyle w:val="Heading2"/>
        <w:rPr>
          <w:rFonts w:cs="Times New Roman"/>
          <w:rPrChange w:id="993" w:author="Sudheer Gaddam" w:date="2019-08-03T13:54:00Z">
            <w:rPr/>
          </w:rPrChange>
        </w:rPr>
      </w:pPr>
      <w:bookmarkStart w:id="994" w:name="_Toc15747683"/>
      <w:r w:rsidRPr="00197C28">
        <w:rPr>
          <w:rFonts w:cs="Times New Roman"/>
          <w:rPrChange w:id="995" w:author="Sudheer Gaddam" w:date="2019-08-03T13:54:00Z">
            <w:rPr/>
          </w:rPrChange>
        </w:rPr>
        <w:t>Assign Points Tab</w:t>
      </w:r>
      <w:bookmarkEnd w:id="994"/>
    </w:p>
    <w:p w14:paraId="5C96ECF2" w14:textId="71FE9FAC" w:rsidR="00611E0D" w:rsidRPr="00197C28" w:rsidRDefault="004020F2" w:rsidP="00E859D7">
      <w:pPr>
        <w:rPr>
          <w:rFonts w:ascii="Times New Roman" w:hAnsi="Times New Roman" w:cs="Times New Roman"/>
          <w:rPrChange w:id="996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997" w:author="Sudheer Gaddam" w:date="2019-08-03T13:54:00Z">
            <w:rPr/>
          </w:rPrChange>
        </w:rPr>
        <w:t>You</w:t>
      </w:r>
      <w:r w:rsidR="00611E0D" w:rsidRPr="00197C28">
        <w:rPr>
          <w:rFonts w:ascii="Times New Roman" w:hAnsi="Times New Roman" w:cs="Times New Roman"/>
          <w:rPrChange w:id="998" w:author="Sudheer Gaddam" w:date="2019-08-03T13:54:00Z">
            <w:rPr/>
          </w:rPrChange>
        </w:rPr>
        <w:t xml:space="preserve"> can assign points to </w:t>
      </w:r>
      <w:r w:rsidR="00F827EC" w:rsidRPr="00197C28">
        <w:rPr>
          <w:rFonts w:ascii="Times New Roman" w:hAnsi="Times New Roman" w:cs="Times New Roman"/>
          <w:rPrChange w:id="999" w:author="Sudheer Gaddam" w:date="2019-08-03T13:54:00Z">
            <w:rPr/>
          </w:rPrChange>
        </w:rPr>
        <w:t xml:space="preserve">a </w:t>
      </w:r>
      <w:r w:rsidR="00611E0D" w:rsidRPr="00197C28">
        <w:rPr>
          <w:rFonts w:ascii="Times New Roman" w:hAnsi="Times New Roman" w:cs="Times New Roman"/>
          <w:rPrChange w:id="1000" w:author="Sudheer Gaddam" w:date="2019-08-03T13:54:00Z">
            <w:rPr/>
          </w:rPrChange>
        </w:rPr>
        <w:t>single student or multiple students.</w:t>
      </w:r>
    </w:p>
    <w:p w14:paraId="3E02FF0C" w14:textId="68D118AD" w:rsidR="00F827EC" w:rsidRPr="00197C28" w:rsidRDefault="00F827EC" w:rsidP="00E859D7">
      <w:pPr>
        <w:rPr>
          <w:rFonts w:ascii="Times New Roman" w:hAnsi="Times New Roman" w:cs="Times New Roman"/>
          <w:b/>
          <w:bCs/>
          <w:rPrChange w:id="1001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1002" w:author="Sudheer Gaddam" w:date="2019-08-03T13:54:00Z">
            <w:rPr>
              <w:b/>
              <w:bCs/>
            </w:rPr>
          </w:rPrChange>
        </w:rPr>
        <w:t>To assign points</w:t>
      </w:r>
      <w:r w:rsidR="0099426F" w:rsidRPr="00197C28">
        <w:rPr>
          <w:rFonts w:ascii="Times New Roman" w:hAnsi="Times New Roman" w:cs="Times New Roman"/>
          <w:b/>
          <w:bCs/>
          <w:rPrChange w:id="1003" w:author="Sudheer Gaddam" w:date="2019-08-03T13:54:00Z">
            <w:rPr>
              <w:b/>
              <w:bCs/>
            </w:rPr>
          </w:rPrChange>
        </w:rPr>
        <w:t xml:space="preserve"> to a single student</w:t>
      </w:r>
      <w:r w:rsidRPr="00197C28">
        <w:rPr>
          <w:rFonts w:ascii="Times New Roman" w:hAnsi="Times New Roman" w:cs="Times New Roman"/>
          <w:b/>
          <w:bCs/>
          <w:rPrChange w:id="1004" w:author="Sudheer Gaddam" w:date="2019-08-03T13:54:00Z">
            <w:rPr>
              <w:b/>
              <w:bCs/>
            </w:rPr>
          </w:rPrChange>
        </w:rPr>
        <w:t>:</w:t>
      </w:r>
    </w:p>
    <w:p w14:paraId="617EF73F" w14:textId="6FE12894" w:rsidR="002709DD" w:rsidRPr="00197C28" w:rsidRDefault="00992D5E" w:rsidP="00611E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rPrChange w:id="100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006" w:author="Sudheer Gaddam" w:date="2019-08-03T13:54:00Z">
            <w:rPr/>
          </w:rPrChange>
        </w:rPr>
        <w:t xml:space="preserve">Select the </w:t>
      </w:r>
      <w:r w:rsidRPr="00197C28">
        <w:rPr>
          <w:rFonts w:ascii="Times New Roman" w:hAnsi="Times New Roman" w:cs="Times New Roman"/>
          <w:b/>
          <w:bCs/>
          <w:rPrChange w:id="1007" w:author="Sudheer Gaddam" w:date="2019-08-03T13:54:00Z">
            <w:rPr>
              <w:b/>
              <w:bCs/>
            </w:rPr>
          </w:rPrChange>
        </w:rPr>
        <w:t>For Single Student</w:t>
      </w:r>
      <w:r w:rsidRPr="00197C28">
        <w:rPr>
          <w:rFonts w:ascii="Times New Roman" w:hAnsi="Times New Roman" w:cs="Times New Roman"/>
          <w:rPrChange w:id="1008" w:author="Sudheer Gaddam" w:date="2019-08-03T13:54:00Z">
            <w:rPr/>
          </w:rPrChange>
        </w:rPr>
        <w:t xml:space="preserve"> radio button to assign rewards to a single student.</w:t>
      </w:r>
    </w:p>
    <w:p w14:paraId="552B6C84" w14:textId="38F692A3" w:rsidR="002709DD" w:rsidRPr="00197C28" w:rsidRDefault="00394E31" w:rsidP="00611E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rPrChange w:id="100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010" w:author="Sudheer Gaddam" w:date="2019-08-03T13:54:00Z">
            <w:rPr/>
          </w:rPrChange>
        </w:rPr>
        <w:t>Search for the student in the Select Student search field, assign the number of points and mention the reason for assigning the rewards.</w:t>
      </w:r>
    </w:p>
    <w:p w14:paraId="66643C26" w14:textId="587E0B5B" w:rsidR="00394E31" w:rsidRPr="00197C28" w:rsidRDefault="00394E31" w:rsidP="00611E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rPrChange w:id="1011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012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1013" w:author="Sudheer Gaddam" w:date="2019-08-03T13:54:00Z">
            <w:rPr>
              <w:b/>
              <w:bCs/>
            </w:rPr>
          </w:rPrChange>
        </w:rPr>
        <w:t>Assign</w:t>
      </w:r>
      <w:r w:rsidRPr="00197C28">
        <w:rPr>
          <w:rFonts w:ascii="Times New Roman" w:hAnsi="Times New Roman" w:cs="Times New Roman"/>
          <w:rPrChange w:id="1014" w:author="Sudheer Gaddam" w:date="2019-08-03T13:54:00Z">
            <w:rPr/>
          </w:rPrChange>
        </w:rPr>
        <w:t xml:space="preserve"> button</w:t>
      </w:r>
      <w:r w:rsidR="00796C3B" w:rsidRPr="00197C28">
        <w:rPr>
          <w:rFonts w:ascii="Times New Roman" w:hAnsi="Times New Roman" w:cs="Times New Roman"/>
          <w:rPrChange w:id="1015" w:author="Sudheer Gaddam" w:date="2019-08-03T13:54:00Z">
            <w:rPr/>
          </w:rPrChange>
        </w:rPr>
        <w:t>.</w:t>
      </w:r>
      <w:r w:rsidRPr="00197C28">
        <w:rPr>
          <w:rFonts w:ascii="Times New Roman" w:hAnsi="Times New Roman" w:cs="Times New Roman"/>
          <w:rPrChange w:id="1016" w:author="Sudheer Gaddam" w:date="2019-08-03T13:54:00Z">
            <w:rPr/>
          </w:rPrChange>
        </w:rPr>
        <w:t xml:space="preserve"> </w:t>
      </w:r>
    </w:p>
    <w:p w14:paraId="44D247DC" w14:textId="02305CB4" w:rsidR="00611E0D" w:rsidRPr="00197C28" w:rsidRDefault="00611E0D" w:rsidP="00611E0D">
      <w:pPr>
        <w:pStyle w:val="ListParagraph"/>
        <w:rPr>
          <w:rFonts w:ascii="Times New Roman" w:hAnsi="Times New Roman" w:cs="Times New Roman"/>
          <w:rPrChange w:id="101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1018" w:author="Unknown">
            <w:rPr>
              <w:noProof/>
            </w:rPr>
          </w:rPrChange>
        </w:rPr>
        <w:lastRenderedPageBreak/>
        <w:drawing>
          <wp:inline distT="0" distB="0" distL="0" distR="0" wp14:anchorId="195987A8" wp14:editId="65B89F89">
            <wp:extent cx="5943600" cy="28327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2216" w14:textId="6D655E6A" w:rsidR="00301252" w:rsidRPr="00197C28" w:rsidRDefault="00301252" w:rsidP="00611E0D">
      <w:pPr>
        <w:pStyle w:val="ListParagraph"/>
        <w:rPr>
          <w:rFonts w:ascii="Times New Roman" w:hAnsi="Times New Roman" w:cs="Times New Roman"/>
          <w:rPrChange w:id="1019" w:author="Sudheer Gaddam" w:date="2019-08-03T13:54:00Z">
            <w:rPr/>
          </w:rPrChange>
        </w:rPr>
      </w:pPr>
    </w:p>
    <w:p w14:paraId="64E3F0BB" w14:textId="036E715E" w:rsidR="00301252" w:rsidRPr="00197C28" w:rsidRDefault="00301252" w:rsidP="00611E0D">
      <w:pPr>
        <w:pStyle w:val="ListParagraph"/>
        <w:rPr>
          <w:rFonts w:ascii="Times New Roman" w:hAnsi="Times New Roman" w:cs="Times New Roman"/>
          <w:b/>
          <w:bCs/>
          <w:rPrChange w:id="1020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1021" w:author="Sudheer Gaddam" w:date="2019-08-03T13:54:00Z">
            <w:rPr>
              <w:b/>
              <w:bCs/>
            </w:rPr>
          </w:rPrChange>
        </w:rPr>
        <w:t>To assign points to multiple students:</w:t>
      </w:r>
    </w:p>
    <w:p w14:paraId="1D1644A2" w14:textId="3EFFCF35" w:rsidR="00301252" w:rsidRPr="00197C28" w:rsidRDefault="00301252" w:rsidP="00611E0D">
      <w:pPr>
        <w:pStyle w:val="ListParagraph"/>
        <w:rPr>
          <w:rFonts w:ascii="Times New Roman" w:hAnsi="Times New Roman" w:cs="Times New Roman"/>
          <w:rPrChange w:id="1022" w:author="Sudheer Gaddam" w:date="2019-08-03T13:54:00Z">
            <w:rPr/>
          </w:rPrChange>
        </w:rPr>
      </w:pPr>
    </w:p>
    <w:p w14:paraId="76BCF699" w14:textId="570B0331" w:rsidR="00301252" w:rsidRPr="00197C28" w:rsidRDefault="00301252" w:rsidP="00B32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rPrChange w:id="102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024" w:author="Sudheer Gaddam" w:date="2019-08-03T13:54:00Z">
            <w:rPr/>
          </w:rPrChange>
        </w:rPr>
        <w:t xml:space="preserve">Select the </w:t>
      </w:r>
      <w:r w:rsidRPr="00197C28">
        <w:rPr>
          <w:rFonts w:ascii="Times New Roman" w:hAnsi="Times New Roman" w:cs="Times New Roman"/>
          <w:b/>
          <w:bCs/>
          <w:rPrChange w:id="1025" w:author="Sudheer Gaddam" w:date="2019-08-03T13:54:00Z">
            <w:rPr>
              <w:b/>
              <w:bCs/>
            </w:rPr>
          </w:rPrChange>
        </w:rPr>
        <w:t>Upload Student List</w:t>
      </w:r>
      <w:r w:rsidRPr="00197C28">
        <w:rPr>
          <w:rFonts w:ascii="Times New Roman" w:hAnsi="Times New Roman" w:cs="Times New Roman"/>
          <w:rPrChange w:id="1026" w:author="Sudheer Gaddam" w:date="2019-08-03T13:54:00Z">
            <w:rPr/>
          </w:rPrChange>
        </w:rPr>
        <w:t xml:space="preserve"> radio button.</w:t>
      </w:r>
    </w:p>
    <w:p w14:paraId="5C8660C4" w14:textId="2EF4B5D7" w:rsidR="00B32A95" w:rsidRPr="00197C28" w:rsidRDefault="001D0D42" w:rsidP="00B32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rPrChange w:id="102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028" w:author="Sudheer Gaddam" w:date="2019-08-03T13:54:00Z">
            <w:rPr/>
          </w:rPrChange>
        </w:rPr>
        <w:t>Browse for the rewards file by clicking the Browse button.</w:t>
      </w:r>
    </w:p>
    <w:p w14:paraId="7CF0C9F3" w14:textId="21532AF7" w:rsidR="001D0D42" w:rsidRPr="00197C28" w:rsidRDefault="001D0D42" w:rsidP="002E51D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rPrChange w:id="102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030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1031" w:author="Sudheer Gaddam" w:date="2019-08-03T13:54:00Z">
            <w:rPr>
              <w:b/>
              <w:bCs/>
            </w:rPr>
          </w:rPrChange>
        </w:rPr>
        <w:t>Submit</w:t>
      </w:r>
      <w:r w:rsidRPr="00197C28">
        <w:rPr>
          <w:rFonts w:ascii="Times New Roman" w:hAnsi="Times New Roman" w:cs="Times New Roman"/>
          <w:rPrChange w:id="1032" w:author="Sudheer Gaddam" w:date="2019-08-03T13:54:00Z">
            <w:rPr/>
          </w:rPrChange>
        </w:rPr>
        <w:t xml:space="preserve"> button.</w:t>
      </w:r>
    </w:p>
    <w:p w14:paraId="103668CE" w14:textId="125F5D89" w:rsidR="00301252" w:rsidRPr="00197C28" w:rsidRDefault="00301252" w:rsidP="00611E0D">
      <w:pPr>
        <w:pStyle w:val="ListParagraph"/>
        <w:rPr>
          <w:rFonts w:ascii="Times New Roman" w:hAnsi="Times New Roman" w:cs="Times New Roman"/>
          <w:rPrChange w:id="1033" w:author="Sudheer Gaddam" w:date="2019-08-03T13:54:00Z">
            <w:rPr/>
          </w:rPrChange>
        </w:rPr>
      </w:pPr>
    </w:p>
    <w:p w14:paraId="6F941B2C" w14:textId="77777777" w:rsidR="00301252" w:rsidRPr="00197C28" w:rsidRDefault="00301252" w:rsidP="00611E0D">
      <w:pPr>
        <w:pStyle w:val="ListParagraph"/>
        <w:rPr>
          <w:rFonts w:ascii="Times New Roman" w:hAnsi="Times New Roman" w:cs="Times New Roman"/>
          <w:rPrChange w:id="1034" w:author="Sudheer Gaddam" w:date="2019-08-03T13:54:00Z">
            <w:rPr/>
          </w:rPrChange>
        </w:rPr>
      </w:pPr>
    </w:p>
    <w:p w14:paraId="586877D2" w14:textId="77EC229D" w:rsidR="001A5495" w:rsidRPr="00197C28" w:rsidRDefault="0030219D" w:rsidP="001A5495">
      <w:pPr>
        <w:pStyle w:val="ListParagraph"/>
        <w:rPr>
          <w:rFonts w:ascii="Times New Roman" w:hAnsi="Times New Roman" w:cs="Times New Roman"/>
          <w:rPrChange w:id="103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1036" w:author="Unknown">
            <w:rPr>
              <w:noProof/>
            </w:rPr>
          </w:rPrChange>
        </w:rPr>
        <w:drawing>
          <wp:inline distT="0" distB="0" distL="0" distR="0" wp14:anchorId="2D23855A" wp14:editId="7123727D">
            <wp:extent cx="5943600" cy="28327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CEF5" w14:textId="3C285277" w:rsidR="0030219D" w:rsidRPr="00197C28" w:rsidRDefault="0030219D" w:rsidP="001A5495">
      <w:pPr>
        <w:pStyle w:val="ListParagraph"/>
        <w:rPr>
          <w:rFonts w:ascii="Times New Roman" w:hAnsi="Times New Roman" w:cs="Times New Roman"/>
          <w:rPrChange w:id="1037" w:author="Sudheer Gaddam" w:date="2019-08-03T13:54:00Z">
            <w:rPr/>
          </w:rPrChange>
        </w:rPr>
      </w:pPr>
    </w:p>
    <w:p w14:paraId="3148ACD7" w14:textId="4C1B706C" w:rsidR="00F8031D" w:rsidRPr="00197C28" w:rsidRDefault="00F8031D" w:rsidP="0030219D">
      <w:pPr>
        <w:rPr>
          <w:rFonts w:ascii="Times New Roman" w:hAnsi="Times New Roman" w:cs="Times New Roman"/>
          <w:b/>
          <w:bCs/>
          <w:rPrChange w:id="1038" w:author="Sudheer Gaddam" w:date="2019-08-03T13:54:00Z">
            <w:rPr>
              <w:b/>
              <w:bCs/>
            </w:rPr>
          </w:rPrChange>
        </w:rPr>
      </w:pPr>
    </w:p>
    <w:p w14:paraId="53B4C18A" w14:textId="555F7A77" w:rsidR="00F8031D" w:rsidRPr="00197C28" w:rsidRDefault="00F8031D" w:rsidP="002E51D6">
      <w:pPr>
        <w:pStyle w:val="Heading2"/>
        <w:rPr>
          <w:rFonts w:cs="Times New Roman"/>
          <w:rPrChange w:id="1039" w:author="Sudheer Gaddam" w:date="2019-08-03T13:54:00Z">
            <w:rPr/>
          </w:rPrChange>
        </w:rPr>
      </w:pPr>
      <w:del w:id="1040" w:author="Sudheer Gaddam" w:date="2019-08-03T17:47:00Z">
        <w:r w:rsidRPr="00197C28" w:rsidDel="00FD3018">
          <w:rPr>
            <w:rFonts w:cs="Times New Roman"/>
            <w:rPrChange w:id="1041" w:author="Sudheer Gaddam" w:date="2019-08-03T13:54:00Z">
              <w:rPr/>
            </w:rPrChange>
          </w:rPr>
          <w:lastRenderedPageBreak/>
          <w:br/>
        </w:r>
      </w:del>
      <w:bookmarkStart w:id="1042" w:name="_Toc15747684"/>
      <w:r w:rsidRPr="00197C28">
        <w:rPr>
          <w:rFonts w:cs="Times New Roman"/>
          <w:rPrChange w:id="1043" w:author="Sudheer Gaddam" w:date="2019-08-03T13:54:00Z">
            <w:rPr/>
          </w:rPrChange>
        </w:rPr>
        <w:t>Assign Rewards for Action Tab</w:t>
      </w:r>
      <w:bookmarkEnd w:id="1042"/>
    </w:p>
    <w:p w14:paraId="71F06151" w14:textId="7DD475CC" w:rsidR="0030219D" w:rsidRPr="00197C28" w:rsidRDefault="009B1AF1" w:rsidP="00FD3018">
      <w:pPr>
        <w:jc w:val="both"/>
        <w:rPr>
          <w:rFonts w:ascii="Times New Roman" w:hAnsi="Times New Roman" w:cs="Times New Roman"/>
          <w:rPrChange w:id="1044" w:author="Sudheer Gaddam" w:date="2019-08-03T13:54:00Z">
            <w:rPr/>
          </w:rPrChange>
        </w:rPr>
        <w:pPrChange w:id="1045" w:author="Sudheer Gaddam" w:date="2019-08-03T17:47:00Z">
          <w:pPr/>
        </w:pPrChange>
      </w:pPr>
      <w:del w:id="1046" w:author="Sudheer Gaddam" w:date="2019-08-03T17:47:00Z">
        <w:r w:rsidRPr="00197C28" w:rsidDel="00FD3018">
          <w:rPr>
            <w:rFonts w:ascii="Times New Roman" w:hAnsi="Times New Roman" w:cs="Times New Roman"/>
            <w:rPrChange w:id="1047" w:author="Sudheer Gaddam" w:date="2019-08-03T13:54:00Z">
              <w:rPr/>
            </w:rPrChange>
          </w:rPr>
          <w:delText xml:space="preserve"> </w:delText>
        </w:r>
      </w:del>
      <w:r w:rsidRPr="00197C28">
        <w:rPr>
          <w:rFonts w:ascii="Times New Roman" w:hAnsi="Times New Roman" w:cs="Times New Roman"/>
          <w:rPrChange w:id="1048" w:author="Sudheer Gaddam" w:date="2019-08-03T13:54:00Z">
            <w:rPr/>
          </w:rPrChange>
        </w:rPr>
        <w:t xml:space="preserve">You </w:t>
      </w:r>
      <w:r w:rsidR="0030219D" w:rsidRPr="00197C28">
        <w:rPr>
          <w:rFonts w:ascii="Times New Roman" w:hAnsi="Times New Roman" w:cs="Times New Roman"/>
          <w:rPrChange w:id="1049" w:author="Sudheer Gaddam" w:date="2019-08-03T13:54:00Z">
            <w:rPr/>
          </w:rPrChange>
        </w:rPr>
        <w:t xml:space="preserve">can assign </w:t>
      </w:r>
      <w:r w:rsidR="00EE2AB7" w:rsidRPr="00197C28">
        <w:rPr>
          <w:rFonts w:ascii="Times New Roman" w:hAnsi="Times New Roman" w:cs="Times New Roman"/>
          <w:rPrChange w:id="1050" w:author="Sudheer Gaddam" w:date="2019-08-03T13:54:00Z">
            <w:rPr/>
          </w:rPrChange>
        </w:rPr>
        <w:t xml:space="preserve">bonus </w:t>
      </w:r>
      <w:r w:rsidR="00254544" w:rsidRPr="00197C28">
        <w:rPr>
          <w:rFonts w:ascii="Times New Roman" w:hAnsi="Times New Roman" w:cs="Times New Roman"/>
          <w:rPrChange w:id="1051" w:author="Sudheer Gaddam" w:date="2019-08-03T13:54:00Z">
            <w:rPr/>
          </w:rPrChange>
        </w:rPr>
        <w:t>points</w:t>
      </w:r>
      <w:r w:rsidR="0030219D" w:rsidRPr="00197C28">
        <w:rPr>
          <w:rFonts w:ascii="Times New Roman" w:hAnsi="Times New Roman" w:cs="Times New Roman"/>
          <w:rPrChange w:id="1052" w:author="Sudheer Gaddam" w:date="2019-08-03T13:54:00Z">
            <w:rPr/>
          </w:rPrChange>
        </w:rPr>
        <w:t xml:space="preserve"> for actions like News Feed Approval, Hall Pass Approvals, Delete Post, Like Post, Posting Comment Approval, Suggestion Comments Approval, Suggestion </w:t>
      </w:r>
      <w:proofErr w:type="gramStart"/>
      <w:r w:rsidR="0030219D" w:rsidRPr="00197C28">
        <w:rPr>
          <w:rFonts w:ascii="Times New Roman" w:hAnsi="Times New Roman" w:cs="Times New Roman"/>
          <w:rPrChange w:id="1053" w:author="Sudheer Gaddam" w:date="2019-08-03T13:54:00Z">
            <w:rPr/>
          </w:rPrChange>
        </w:rPr>
        <w:t>Like</w:t>
      </w:r>
      <w:proofErr w:type="gramEnd"/>
      <w:r w:rsidR="0030219D" w:rsidRPr="00197C28">
        <w:rPr>
          <w:rFonts w:ascii="Times New Roman" w:hAnsi="Times New Roman" w:cs="Times New Roman"/>
          <w:rPrChange w:id="1054" w:author="Sudheer Gaddam" w:date="2019-08-03T13:54:00Z">
            <w:rPr/>
          </w:rPrChange>
        </w:rPr>
        <w:t xml:space="preserve"> Post and Suggestions Feed Approval.</w:t>
      </w:r>
    </w:p>
    <w:p w14:paraId="0941A2A4" w14:textId="4585A1FF" w:rsidR="0030219D" w:rsidRPr="00197C28" w:rsidRDefault="0030219D" w:rsidP="0030219D">
      <w:pPr>
        <w:rPr>
          <w:rFonts w:ascii="Times New Roman" w:hAnsi="Times New Roman" w:cs="Times New Roman"/>
          <w:rPrChange w:id="1055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1056" w:author="Unknown">
            <w:rPr>
              <w:noProof/>
            </w:rPr>
          </w:rPrChange>
        </w:rPr>
        <w:drawing>
          <wp:inline distT="0" distB="0" distL="0" distR="0" wp14:anchorId="32A481F0" wp14:editId="56582EF7">
            <wp:extent cx="5943600" cy="43389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E7CE" w14:textId="4072CC8B" w:rsidR="00035596" w:rsidRPr="00197C28" w:rsidRDefault="00E52F7C" w:rsidP="00035596">
      <w:pPr>
        <w:pStyle w:val="Heading1"/>
        <w:rPr>
          <w:rFonts w:cs="Times New Roman"/>
          <w:rPrChange w:id="1057" w:author="Sudheer Gaddam" w:date="2019-08-03T13:54:00Z">
            <w:rPr/>
          </w:rPrChange>
        </w:rPr>
      </w:pPr>
      <w:bookmarkStart w:id="1058" w:name="_Toc15747685"/>
      <w:r w:rsidRPr="00197C28">
        <w:rPr>
          <w:rFonts w:cs="Times New Roman"/>
          <w:rPrChange w:id="1059" w:author="Sudheer Gaddam" w:date="2019-08-03T13:54:00Z">
            <w:rPr/>
          </w:rPrChange>
        </w:rPr>
        <w:lastRenderedPageBreak/>
        <w:t>Suggestions Box</w:t>
      </w:r>
      <w:del w:id="1060" w:author="Sudheer Gaddam" w:date="2019-08-03T17:55:00Z">
        <w:r w:rsidRPr="00197C28" w:rsidDel="00A635AF">
          <w:rPr>
            <w:rFonts w:cs="Times New Roman"/>
            <w:rPrChange w:id="1061" w:author="Sudheer Gaddam" w:date="2019-08-03T13:54:00Z">
              <w:rPr/>
            </w:rPrChange>
          </w:rPr>
          <w:delText>:</w:delText>
        </w:r>
      </w:del>
      <w:r w:rsidR="00233623" w:rsidRPr="00197C28">
        <w:rPr>
          <w:rFonts w:cs="Times New Roman"/>
          <w:rPrChange w:id="1062" w:author="Sudheer Gaddam" w:date="2019-08-03T13:54:00Z">
            <w:rPr/>
          </w:rPrChange>
        </w:rPr>
        <w:t xml:space="preserve"> (Future Implementation)</w:t>
      </w:r>
      <w:bookmarkEnd w:id="1058"/>
    </w:p>
    <w:p w14:paraId="7CED6F13" w14:textId="7CEDB4DC" w:rsidR="00035596" w:rsidRDefault="00035596" w:rsidP="00035596">
      <w:pPr>
        <w:pStyle w:val="Heading1"/>
        <w:rPr>
          <w:ins w:id="1063" w:author="Sudheer Gaddam" w:date="2019-08-03T17:59:00Z"/>
          <w:rFonts w:cs="Times New Roman"/>
        </w:rPr>
      </w:pPr>
      <w:bookmarkStart w:id="1064" w:name="_Toc15747686"/>
      <w:r w:rsidRPr="00197C28">
        <w:rPr>
          <w:rFonts w:cs="Times New Roman"/>
          <w:rPrChange w:id="1065" w:author="Sudheer Gaddam" w:date="2019-08-03T13:54:00Z">
            <w:rPr/>
          </w:rPrChange>
        </w:rPr>
        <w:t>Notification Control Center</w:t>
      </w:r>
      <w:del w:id="1066" w:author="Sudheer Gaddam" w:date="2019-08-03T17:55:00Z">
        <w:r w:rsidRPr="00197C28" w:rsidDel="00A635AF">
          <w:rPr>
            <w:rFonts w:cs="Times New Roman"/>
            <w:rPrChange w:id="1067" w:author="Sudheer Gaddam" w:date="2019-08-03T13:54:00Z">
              <w:rPr/>
            </w:rPrChange>
          </w:rPr>
          <w:delText>:</w:delText>
        </w:r>
      </w:del>
      <w:r w:rsidR="00233623" w:rsidRPr="00197C28">
        <w:rPr>
          <w:rFonts w:cs="Times New Roman"/>
          <w:rPrChange w:id="1068" w:author="Sudheer Gaddam" w:date="2019-08-03T13:54:00Z">
            <w:rPr/>
          </w:rPrChange>
        </w:rPr>
        <w:t xml:space="preserve"> (Future Implementation)</w:t>
      </w:r>
      <w:bookmarkEnd w:id="1064"/>
    </w:p>
    <w:p w14:paraId="1DED22D3" w14:textId="2D5DACF4" w:rsidR="00354C7B" w:rsidRPr="00354C7B" w:rsidRDefault="00354C7B" w:rsidP="00354C7B">
      <w:pPr>
        <w:pStyle w:val="Heading1"/>
        <w:rPr>
          <w:rPrChange w:id="1069" w:author="Sudheer Gaddam" w:date="2019-08-03T17:59:00Z">
            <w:rPr/>
          </w:rPrChange>
        </w:rPr>
        <w:pPrChange w:id="1070" w:author="Sudheer Gaddam" w:date="2019-08-03T17:59:00Z">
          <w:pPr>
            <w:pStyle w:val="Heading1"/>
          </w:pPr>
        </w:pPrChange>
      </w:pPr>
      <w:bookmarkStart w:id="1071" w:name="_Toc15747687"/>
      <w:ins w:id="1072" w:author="Sudheer Gaddam" w:date="2019-08-03T17:59:00Z">
        <w:r>
          <w:t>Settings (Future Implementation)</w:t>
        </w:r>
      </w:ins>
      <w:bookmarkEnd w:id="1071"/>
    </w:p>
    <w:p w14:paraId="4C275D0A" w14:textId="6B1A9C94" w:rsidR="00233623" w:rsidRPr="00197C28" w:rsidDel="00FD3018" w:rsidRDefault="00035596" w:rsidP="00354C7B">
      <w:pPr>
        <w:rPr>
          <w:del w:id="1073" w:author="Sudheer Gaddam" w:date="2019-08-03T17:48:00Z"/>
          <w:rPrChange w:id="1074" w:author="Sudheer Gaddam" w:date="2019-08-03T13:54:00Z">
            <w:rPr>
              <w:del w:id="1075" w:author="Sudheer Gaddam" w:date="2019-08-03T17:48:00Z"/>
            </w:rPr>
          </w:rPrChange>
        </w:rPr>
        <w:pPrChange w:id="1076" w:author="Sudheer Gaddam" w:date="2019-08-03T17:59:00Z">
          <w:pPr>
            <w:pStyle w:val="Heading1"/>
          </w:pPr>
        </w:pPrChange>
      </w:pPr>
      <w:del w:id="1077" w:author="Sudheer Gaddam" w:date="2019-08-03T17:59:00Z">
        <w:r w:rsidRPr="00FD3018" w:rsidDel="00354C7B">
          <w:rPr>
            <w:rPrChange w:id="1078" w:author="Sudheer Gaddam" w:date="2019-08-03T17:49:00Z">
              <w:rPr/>
            </w:rPrChange>
          </w:rPr>
          <w:delText>Settings</w:delText>
        </w:r>
      </w:del>
      <w:del w:id="1079" w:author="Sudheer Gaddam" w:date="2019-08-03T17:55:00Z">
        <w:r w:rsidRPr="00197C28" w:rsidDel="00A635AF">
          <w:rPr>
            <w:rPrChange w:id="1080" w:author="Sudheer Gaddam" w:date="2019-08-03T13:54:00Z">
              <w:rPr/>
            </w:rPrChange>
          </w:rPr>
          <w:delText>:</w:delText>
        </w:r>
      </w:del>
      <w:del w:id="1081" w:author="Sudheer Gaddam" w:date="2019-08-03T17:59:00Z">
        <w:r w:rsidR="00233623" w:rsidRPr="00197C28" w:rsidDel="00354C7B">
          <w:rPr>
            <w:rPrChange w:id="1082" w:author="Sudheer Gaddam" w:date="2019-08-03T13:54:00Z">
              <w:rPr/>
            </w:rPrChange>
          </w:rPr>
          <w:delText xml:space="preserve"> (Future Implementation)</w:delText>
        </w:r>
      </w:del>
    </w:p>
    <w:p w14:paraId="6E19F8D7" w14:textId="02B1D9C0" w:rsidR="00035596" w:rsidRPr="00FD3018" w:rsidDel="00FD3018" w:rsidRDefault="00035596" w:rsidP="00354C7B">
      <w:pPr>
        <w:rPr>
          <w:moveFrom w:id="1083" w:author="Sudheer Gaddam" w:date="2019-08-03T17:50:00Z"/>
          <w:rPrChange w:id="1084" w:author="Sudheer Gaddam" w:date="2019-08-03T17:48:00Z">
            <w:rPr>
              <w:moveFrom w:id="1085" w:author="Sudheer Gaddam" w:date="2019-08-03T17:50:00Z"/>
            </w:rPr>
          </w:rPrChange>
        </w:rPr>
        <w:pPrChange w:id="1086" w:author="Sudheer Gaddam" w:date="2019-08-03T17:59:00Z">
          <w:pPr>
            <w:pStyle w:val="Heading1"/>
          </w:pPr>
        </w:pPrChange>
      </w:pPr>
      <w:bookmarkStart w:id="1087" w:name="_Toc15747188"/>
      <w:bookmarkStart w:id="1088" w:name="_Toc15747304"/>
      <w:bookmarkStart w:id="1089" w:name="_Toc15747583"/>
      <w:bookmarkEnd w:id="1087"/>
      <w:bookmarkEnd w:id="1088"/>
      <w:bookmarkEnd w:id="1089"/>
      <w:moveFromRangeStart w:id="1090" w:author="Sudheer Gaddam" w:date="2019-08-03T17:50:00Z" w:name="move15747033"/>
    </w:p>
    <w:p w14:paraId="55CDC2D8" w14:textId="71AD277C" w:rsidR="00D64236" w:rsidRPr="00197C28" w:rsidDel="00FD3018" w:rsidRDefault="00035596" w:rsidP="00354C7B">
      <w:pPr>
        <w:rPr>
          <w:moveFrom w:id="1091" w:author="Sudheer Gaddam" w:date="2019-08-03T17:50:00Z"/>
          <w:rPrChange w:id="1092" w:author="Sudheer Gaddam" w:date="2019-08-03T13:54:00Z">
            <w:rPr>
              <w:moveFrom w:id="1093" w:author="Sudheer Gaddam" w:date="2019-08-03T17:50:00Z"/>
            </w:rPr>
          </w:rPrChange>
        </w:rPr>
        <w:pPrChange w:id="1094" w:author="Sudheer Gaddam" w:date="2019-08-03T17:59:00Z">
          <w:pPr>
            <w:pStyle w:val="Heading1"/>
          </w:pPr>
        </w:pPrChange>
      </w:pPr>
      <w:moveFrom w:id="1095" w:author="Sudheer Gaddam" w:date="2019-08-03T17:50:00Z">
        <w:r w:rsidRPr="00197C28" w:rsidDel="00FD3018">
          <w:rPr>
            <w:rPrChange w:id="1096" w:author="Sudheer Gaddam" w:date="2019-08-03T13:54:00Z">
              <w:rPr/>
            </w:rPrChange>
          </w:rPr>
          <w:t>Help</w:t>
        </w:r>
        <w:bookmarkStart w:id="1097" w:name="_Toc15747189"/>
        <w:bookmarkStart w:id="1098" w:name="_Toc15747305"/>
        <w:bookmarkStart w:id="1099" w:name="_Toc15747584"/>
        <w:bookmarkEnd w:id="1097"/>
        <w:bookmarkEnd w:id="1098"/>
        <w:bookmarkEnd w:id="1099"/>
      </w:moveFrom>
    </w:p>
    <w:moveFromRangeEnd w:id="1090"/>
    <w:p w14:paraId="468E4929" w14:textId="00A0A829" w:rsidR="00DF3B0B" w:rsidRPr="00FD3018" w:rsidRDefault="00E531C8" w:rsidP="00FD3018">
      <w:pPr>
        <w:jc w:val="both"/>
        <w:rPr>
          <w:rFonts w:ascii="Times New Roman" w:hAnsi="Times New Roman" w:cs="Times New Roman"/>
          <w:rPrChange w:id="1100" w:author="Sudheer Gaddam" w:date="2019-08-03T17:49:00Z">
            <w:rPr>
              <w:rFonts w:asciiTheme="minorHAnsi" w:hAnsiTheme="minorHAnsi" w:cstheme="minorHAnsi"/>
              <w:sz w:val="22"/>
              <w:szCs w:val="22"/>
            </w:rPr>
          </w:rPrChange>
        </w:rPr>
        <w:pPrChange w:id="1101" w:author="Sudheer Gaddam" w:date="2019-08-03T17:49:00Z">
          <w:pPr>
            <w:pStyle w:val="Heading1"/>
          </w:pPr>
        </w:pPrChange>
      </w:pPr>
      <w:r w:rsidRPr="00FD3018">
        <w:rPr>
          <w:rFonts w:ascii="Times New Roman" w:hAnsi="Times New Roman" w:cs="Times New Roman"/>
          <w:rPrChange w:id="1102" w:author="Sudheer Gaddam" w:date="2019-08-03T17:49:00Z">
            <w:rPr>
              <w:rFonts w:asciiTheme="minorHAnsi" w:hAnsiTheme="minorHAnsi" w:cstheme="minorHAnsi"/>
              <w:sz w:val="22"/>
              <w:szCs w:val="22"/>
            </w:rPr>
          </w:rPrChange>
        </w:rPr>
        <w:t>From this screen, y</w:t>
      </w:r>
      <w:r w:rsidR="00E1656C" w:rsidRPr="00FD3018">
        <w:rPr>
          <w:rFonts w:ascii="Times New Roman" w:hAnsi="Times New Roman" w:cs="Times New Roman"/>
          <w:rPrChange w:id="1103" w:author="Sudheer Gaddam" w:date="2019-08-03T17:49:00Z">
            <w:rPr>
              <w:rFonts w:asciiTheme="minorHAnsi" w:hAnsiTheme="minorHAnsi" w:cstheme="minorHAnsi"/>
              <w:sz w:val="22"/>
              <w:szCs w:val="22"/>
            </w:rPr>
          </w:rPrChange>
        </w:rPr>
        <w:t xml:space="preserve">ou </w:t>
      </w:r>
      <w:r w:rsidR="00E04866" w:rsidRPr="00FD3018">
        <w:rPr>
          <w:rFonts w:ascii="Times New Roman" w:hAnsi="Times New Roman" w:cs="Times New Roman"/>
          <w:rPrChange w:id="1104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can </w:t>
      </w:r>
      <w:r w:rsidR="000527BB" w:rsidRPr="00FD3018">
        <w:rPr>
          <w:rFonts w:ascii="Times New Roman" w:hAnsi="Times New Roman" w:cs="Times New Roman"/>
          <w:rPrChange w:id="1105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describe the various categories such as News Feeds, Notifications and Rules etc.  These descriptions </w:t>
      </w:r>
      <w:r w:rsidR="00C23392" w:rsidRPr="00FD3018">
        <w:rPr>
          <w:rFonts w:ascii="Times New Roman" w:hAnsi="Times New Roman" w:cs="Times New Roman"/>
          <w:rPrChange w:id="1106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will </w:t>
      </w:r>
      <w:r w:rsidR="0022441A" w:rsidRPr="00FD3018">
        <w:rPr>
          <w:rFonts w:ascii="Times New Roman" w:hAnsi="Times New Roman" w:cs="Times New Roman"/>
          <w:rPrChange w:id="1107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be </w:t>
      </w:r>
      <w:del w:id="1108" w:author="Sudheer Gaddam" w:date="2019-08-03T17:49:00Z">
        <w:r w:rsidR="00BC6173" w:rsidRPr="00FD3018" w:rsidDel="00FD3018">
          <w:rPr>
            <w:rFonts w:ascii="Times New Roman" w:hAnsi="Times New Roman" w:cs="Times New Roman"/>
            <w:rPrChange w:id="1109" w:author="Sudheer Gaddam" w:date="2019-08-03T17:49:00Z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rPrChange>
          </w:rPr>
          <w:delText>displayed  the</w:delText>
        </w:r>
      </w:del>
      <w:ins w:id="1110" w:author="Sudheer Gaddam" w:date="2019-08-03T17:49:00Z">
        <w:r w:rsidR="00FD3018" w:rsidRPr="00FD3018">
          <w:rPr>
            <w:rFonts w:ascii="Times New Roman" w:hAnsi="Times New Roman" w:cs="Times New Roman"/>
            <w:rPrChange w:id="1111" w:author="Sudheer Gaddam" w:date="2019-08-03T17:49:00Z">
              <w:rPr>
                <w:rFonts w:cs="Times New Roman"/>
              </w:rPr>
            </w:rPrChange>
          </w:rPr>
          <w:t>displayed the</w:t>
        </w:r>
      </w:ins>
      <w:r w:rsidR="0099697B" w:rsidRPr="00FD3018">
        <w:rPr>
          <w:rFonts w:ascii="Times New Roman" w:hAnsi="Times New Roman" w:cs="Times New Roman"/>
          <w:rPrChange w:id="1112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 </w:t>
      </w:r>
      <w:r w:rsidR="000857FA" w:rsidRPr="00FD3018">
        <w:rPr>
          <w:rFonts w:ascii="Times New Roman" w:hAnsi="Times New Roman" w:cs="Times New Roman"/>
          <w:rPrChange w:id="1113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respective </w:t>
      </w:r>
      <w:r w:rsidR="00C23392" w:rsidRPr="00FD3018">
        <w:rPr>
          <w:rFonts w:ascii="Times New Roman" w:hAnsi="Times New Roman" w:cs="Times New Roman"/>
          <w:rPrChange w:id="1114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 xml:space="preserve">Student and Teacher Dashboard Help </w:t>
      </w:r>
      <w:r w:rsidR="00BC6173" w:rsidRPr="00FD3018">
        <w:rPr>
          <w:rFonts w:ascii="Times New Roman" w:hAnsi="Times New Roman" w:cs="Times New Roman"/>
          <w:rPrChange w:id="1115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>screens</w:t>
      </w:r>
      <w:r w:rsidR="00C23392" w:rsidRPr="00FD3018">
        <w:rPr>
          <w:rFonts w:ascii="Times New Roman" w:hAnsi="Times New Roman" w:cs="Times New Roman"/>
          <w:rPrChange w:id="1116" w:author="Sudheer Gaddam" w:date="2019-08-03T17:49:00Z"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</w:rPrChange>
        </w:rPr>
        <w:t>.</w:t>
      </w:r>
    </w:p>
    <w:p w14:paraId="593B6881" w14:textId="11931DEA" w:rsidR="00DF3B0B" w:rsidRPr="00197C28" w:rsidRDefault="00F021F6" w:rsidP="00DF3B0B">
      <w:pPr>
        <w:rPr>
          <w:rFonts w:ascii="Times New Roman" w:hAnsi="Times New Roman" w:cs="Times New Roman"/>
          <w:rPrChange w:id="1117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1118" w:author="Unknown">
            <w:rPr>
              <w:rFonts w:cstheme="minorHAnsi"/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EF61B7" wp14:editId="30CFFF58">
                <wp:simplePos x="0" y="0"/>
                <wp:positionH relativeFrom="column">
                  <wp:posOffset>1571625</wp:posOffset>
                </wp:positionH>
                <wp:positionV relativeFrom="paragraph">
                  <wp:posOffset>2556510</wp:posOffset>
                </wp:positionV>
                <wp:extent cx="619125" cy="352425"/>
                <wp:effectExtent l="19050" t="1905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0BD503" id="Rectangle 39" o:spid="_x0000_s1026" style="position:absolute;margin-left:123.75pt;margin-top:201.3pt;width:48.75pt;height:2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" filled="f" strokecolor="black [3213]" strokeweight="2.25pt"/>
            </w:pict>
          </mc:Fallback>
        </mc:AlternateContent>
      </w:r>
      <w:r w:rsidR="00DF3B0B" w:rsidRPr="00197C28">
        <w:rPr>
          <w:rFonts w:ascii="Times New Roman" w:hAnsi="Times New Roman" w:cs="Times New Roman"/>
          <w:noProof/>
          <w:rPrChange w:id="1119" w:author="Unknown">
            <w:rPr>
              <w:rFonts w:cstheme="minorHAnsi"/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EBC1EC" wp14:editId="07AB661F">
                <wp:simplePos x="0" y="0"/>
                <wp:positionH relativeFrom="column">
                  <wp:posOffset>5172075</wp:posOffset>
                </wp:positionH>
                <wp:positionV relativeFrom="paragraph">
                  <wp:posOffset>720090</wp:posOffset>
                </wp:positionV>
                <wp:extent cx="962025" cy="304800"/>
                <wp:effectExtent l="19050" t="1905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B84531D" id="Rectangle 36" o:spid="_x0000_s1026" style="position:absolute;margin-left:407.25pt;margin-top:56.7pt;width:75.75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" filled="f" strokecolor="black [3213]" strokeweight="2.25pt"/>
            </w:pict>
          </mc:Fallback>
        </mc:AlternateContent>
      </w:r>
      <w:r w:rsidR="00985D76" w:rsidRPr="00197C28">
        <w:rPr>
          <w:rFonts w:ascii="Times New Roman" w:hAnsi="Times New Roman" w:cs="Times New Roman"/>
          <w:noProof/>
          <w:rPrChange w:id="1120" w:author="Sudheer Gaddam" w:date="2019-08-03T13:54:00Z">
            <w:rPr>
              <w:noProof/>
            </w:rPr>
          </w:rPrChange>
        </w:rPr>
        <w:t xml:space="preserve"> </w:t>
      </w:r>
      <w:r w:rsidR="00985D76" w:rsidRPr="00197C28">
        <w:rPr>
          <w:rFonts w:ascii="Times New Roman" w:hAnsi="Times New Roman" w:cs="Times New Roman"/>
          <w:noProof/>
          <w:rPrChange w:id="1121" w:author="Unknown">
            <w:rPr>
              <w:noProof/>
            </w:rPr>
          </w:rPrChange>
        </w:rPr>
        <w:drawing>
          <wp:inline distT="0" distB="0" distL="0" distR="0" wp14:anchorId="2A6FE80B" wp14:editId="0CDE9625">
            <wp:extent cx="5943600" cy="28327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E9BE" w14:textId="4B32027E" w:rsidR="00B75505" w:rsidRPr="00197C28" w:rsidRDefault="00B75505" w:rsidP="00DF3B0B">
      <w:pPr>
        <w:rPr>
          <w:rFonts w:ascii="Times New Roman" w:hAnsi="Times New Roman" w:cs="Times New Roman"/>
          <w:rPrChange w:id="1122" w:author="Sudheer Gaddam" w:date="2019-08-03T13:54:00Z">
            <w:rPr/>
          </w:rPrChange>
        </w:rPr>
      </w:pPr>
    </w:p>
    <w:p w14:paraId="39971E5E" w14:textId="6A5289B7" w:rsidR="00AE289A" w:rsidRPr="00197C28" w:rsidRDefault="00AE289A" w:rsidP="00DF3B0B">
      <w:pPr>
        <w:rPr>
          <w:rFonts w:ascii="Times New Roman" w:hAnsi="Times New Roman" w:cs="Times New Roman"/>
          <w:rPrChange w:id="1123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24" w:author="Sudheer Gaddam" w:date="2019-08-03T13:54:00Z">
            <w:rPr/>
          </w:rPrChange>
        </w:rPr>
        <w:t xml:space="preserve">You can add a </w:t>
      </w:r>
      <w:r w:rsidR="00B75505" w:rsidRPr="00197C28">
        <w:rPr>
          <w:rFonts w:ascii="Times New Roman" w:hAnsi="Times New Roman" w:cs="Times New Roman"/>
          <w:rPrChange w:id="1125" w:author="Sudheer Gaddam" w:date="2019-08-03T13:54:00Z">
            <w:rPr/>
          </w:rPrChange>
        </w:rPr>
        <w:t>new Category</w:t>
      </w:r>
      <w:r w:rsidRPr="00197C28">
        <w:rPr>
          <w:rFonts w:ascii="Times New Roman" w:hAnsi="Times New Roman" w:cs="Times New Roman"/>
          <w:rPrChange w:id="1126" w:author="Sudheer Gaddam" w:date="2019-08-03T13:54:00Z">
            <w:rPr/>
          </w:rPrChange>
        </w:rPr>
        <w:t xml:space="preserve"> from this screen.</w:t>
      </w:r>
    </w:p>
    <w:p w14:paraId="52B9995A" w14:textId="77777777" w:rsidR="00AE289A" w:rsidRPr="00197C28" w:rsidRDefault="00AE289A" w:rsidP="00DF3B0B">
      <w:pPr>
        <w:rPr>
          <w:rFonts w:ascii="Times New Roman" w:hAnsi="Times New Roman" w:cs="Times New Roman"/>
          <w:b/>
          <w:bCs/>
          <w:rPrChange w:id="1127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1128" w:author="Sudheer Gaddam" w:date="2019-08-03T13:54:00Z">
            <w:rPr>
              <w:b/>
              <w:bCs/>
            </w:rPr>
          </w:rPrChange>
        </w:rPr>
        <w:t>To add a new category:</w:t>
      </w:r>
    </w:p>
    <w:p w14:paraId="58968C2A" w14:textId="64AD1A83" w:rsidR="00B75505" w:rsidRPr="00197C28" w:rsidRDefault="00AE289A" w:rsidP="002E51D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rPrChange w:id="1129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30" w:author="Sudheer Gaddam" w:date="2019-08-03T13:54:00Z">
            <w:rPr/>
          </w:rPrChange>
        </w:rPr>
        <w:t>Click</w:t>
      </w:r>
      <w:r w:rsidR="00B75505" w:rsidRPr="00197C28">
        <w:rPr>
          <w:rFonts w:ascii="Times New Roman" w:hAnsi="Times New Roman" w:cs="Times New Roman"/>
          <w:rPrChange w:id="1131" w:author="Sudheer Gaddam" w:date="2019-08-03T13:54:00Z">
            <w:rPr/>
          </w:rPrChange>
        </w:rPr>
        <w:t xml:space="preserve"> </w:t>
      </w:r>
      <w:r w:rsidRPr="00197C28">
        <w:rPr>
          <w:rFonts w:ascii="Times New Roman" w:hAnsi="Times New Roman" w:cs="Times New Roman"/>
          <w:rPrChange w:id="1132" w:author="Sudheer Gaddam" w:date="2019-08-03T13:54:00Z">
            <w:rPr/>
          </w:rPrChange>
        </w:rPr>
        <w:t xml:space="preserve">the </w:t>
      </w:r>
      <w:r w:rsidR="00B75505" w:rsidRPr="00197C28">
        <w:rPr>
          <w:rFonts w:ascii="Times New Roman" w:hAnsi="Times New Roman" w:cs="Times New Roman"/>
          <w:rPrChange w:id="1133" w:author="Sudheer Gaddam" w:date="2019-08-03T13:54:00Z">
            <w:rPr/>
          </w:rPrChange>
        </w:rPr>
        <w:t xml:space="preserve">Add Category </w:t>
      </w:r>
      <w:r w:rsidRPr="00197C28">
        <w:rPr>
          <w:rFonts w:ascii="Times New Roman" w:hAnsi="Times New Roman" w:cs="Times New Roman"/>
          <w:rPrChange w:id="1134" w:author="Sudheer Gaddam" w:date="2019-08-03T13:54:00Z">
            <w:rPr/>
          </w:rPrChange>
        </w:rPr>
        <w:t>b</w:t>
      </w:r>
      <w:r w:rsidR="00B75505" w:rsidRPr="00197C28">
        <w:rPr>
          <w:rFonts w:ascii="Times New Roman" w:hAnsi="Times New Roman" w:cs="Times New Roman"/>
          <w:rPrChange w:id="1135" w:author="Sudheer Gaddam" w:date="2019-08-03T13:54:00Z">
            <w:rPr/>
          </w:rPrChange>
        </w:rPr>
        <w:t xml:space="preserve">utton which is at the top right </w:t>
      </w:r>
      <w:r w:rsidRPr="00197C28">
        <w:rPr>
          <w:rFonts w:ascii="Times New Roman" w:hAnsi="Times New Roman" w:cs="Times New Roman"/>
          <w:rPrChange w:id="1136" w:author="Sudheer Gaddam" w:date="2019-08-03T13:54:00Z">
            <w:rPr/>
          </w:rPrChange>
        </w:rPr>
        <w:t xml:space="preserve">corner </w:t>
      </w:r>
      <w:r w:rsidR="00B75505" w:rsidRPr="00197C28">
        <w:rPr>
          <w:rFonts w:ascii="Times New Roman" w:hAnsi="Times New Roman" w:cs="Times New Roman"/>
          <w:rPrChange w:id="1137" w:author="Sudheer Gaddam" w:date="2019-08-03T13:54:00Z">
            <w:rPr/>
          </w:rPrChange>
        </w:rPr>
        <w:t xml:space="preserve">of the </w:t>
      </w:r>
      <w:r w:rsidRPr="00197C28">
        <w:rPr>
          <w:rFonts w:ascii="Times New Roman" w:hAnsi="Times New Roman" w:cs="Times New Roman"/>
          <w:rPrChange w:id="1138" w:author="Sudheer Gaddam" w:date="2019-08-03T13:54:00Z">
            <w:rPr/>
          </w:rPrChange>
        </w:rPr>
        <w:t>screen</w:t>
      </w:r>
      <w:r w:rsidR="00B75505" w:rsidRPr="00197C28">
        <w:rPr>
          <w:rFonts w:ascii="Times New Roman" w:hAnsi="Times New Roman" w:cs="Times New Roman"/>
          <w:rPrChange w:id="1139" w:author="Sudheer Gaddam" w:date="2019-08-03T13:54:00Z">
            <w:rPr/>
          </w:rPrChange>
        </w:rPr>
        <w:t>.</w:t>
      </w:r>
    </w:p>
    <w:p w14:paraId="7FFA611B" w14:textId="6FFBE945" w:rsidR="000546F5" w:rsidRPr="00197C28" w:rsidRDefault="000546F5" w:rsidP="002E51D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rPrChange w:id="1140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41" w:author="Sudheer Gaddam" w:date="2019-08-03T13:54:00Z">
            <w:rPr/>
          </w:rPrChange>
        </w:rPr>
        <w:t>The Add Category window is displayed.</w:t>
      </w:r>
    </w:p>
    <w:p w14:paraId="69F2FBC1" w14:textId="77777777" w:rsidR="00592947" w:rsidRPr="00197C28" w:rsidRDefault="00592947" w:rsidP="002E51D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rPrChange w:id="1142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43" w:author="Sudheer Gaddam" w:date="2019-08-03T13:54:00Z">
            <w:rPr/>
          </w:rPrChange>
        </w:rPr>
        <w:t>Mention the name of the category and its description.</w:t>
      </w:r>
    </w:p>
    <w:p w14:paraId="7189D566" w14:textId="5FDEFBBD" w:rsidR="00F021F6" w:rsidRPr="00197C28" w:rsidRDefault="00592947" w:rsidP="002E51D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rPrChange w:id="114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45" w:author="Sudheer Gaddam" w:date="2019-08-03T13:54:00Z">
            <w:rPr/>
          </w:rPrChange>
        </w:rPr>
        <w:t xml:space="preserve">Click the </w:t>
      </w:r>
      <w:r w:rsidRPr="00197C28">
        <w:rPr>
          <w:rFonts w:ascii="Times New Roman" w:hAnsi="Times New Roman" w:cs="Times New Roman"/>
          <w:b/>
          <w:bCs/>
          <w:rPrChange w:id="1146" w:author="Sudheer Gaddam" w:date="2019-08-03T13:54:00Z">
            <w:rPr>
              <w:b/>
              <w:bCs/>
            </w:rPr>
          </w:rPrChange>
        </w:rPr>
        <w:t>Assign</w:t>
      </w:r>
      <w:r w:rsidRPr="00197C28">
        <w:rPr>
          <w:rFonts w:ascii="Times New Roman" w:hAnsi="Times New Roman" w:cs="Times New Roman"/>
          <w:rPrChange w:id="1147" w:author="Sudheer Gaddam" w:date="2019-08-03T13:54:00Z">
            <w:rPr/>
          </w:rPrChange>
        </w:rPr>
        <w:t xml:space="preserve"> button. </w:t>
      </w:r>
    </w:p>
    <w:p w14:paraId="0A32084D" w14:textId="28FB95ED" w:rsidR="00B75505" w:rsidRPr="00197C28" w:rsidRDefault="00B75505" w:rsidP="00DF3B0B">
      <w:pPr>
        <w:rPr>
          <w:rFonts w:ascii="Times New Roman" w:hAnsi="Times New Roman" w:cs="Times New Roman"/>
          <w:rPrChange w:id="114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noProof/>
          <w:rPrChange w:id="1149" w:author="Unknown">
            <w:rPr>
              <w:noProof/>
            </w:rPr>
          </w:rPrChange>
        </w:rPr>
        <w:lastRenderedPageBreak/>
        <w:drawing>
          <wp:inline distT="0" distB="0" distL="0" distR="0" wp14:anchorId="56B36EAD" wp14:editId="589AF190">
            <wp:extent cx="5943600" cy="2797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E5D7" w14:textId="288A4C1D" w:rsidR="00DF3B0B" w:rsidRPr="00197C28" w:rsidRDefault="00F847B4" w:rsidP="00DF3B0B">
      <w:pPr>
        <w:rPr>
          <w:rFonts w:ascii="Times New Roman" w:hAnsi="Times New Roman" w:cs="Times New Roman"/>
          <w:rPrChange w:id="1150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51" w:author="Sudheer Gaddam" w:date="2019-08-03T13:54:00Z">
            <w:rPr/>
          </w:rPrChange>
        </w:rPr>
        <w:t>You can also delete a certain category.</w:t>
      </w:r>
    </w:p>
    <w:p w14:paraId="5C96D02C" w14:textId="1F59B029" w:rsidR="00F847B4" w:rsidRPr="00197C28" w:rsidRDefault="00F847B4" w:rsidP="00DF3B0B">
      <w:pPr>
        <w:rPr>
          <w:rFonts w:ascii="Times New Roman" w:hAnsi="Times New Roman" w:cs="Times New Roman"/>
          <w:b/>
          <w:bCs/>
          <w:rPrChange w:id="1152" w:author="Sudheer Gaddam" w:date="2019-08-03T13:54:00Z">
            <w:rPr>
              <w:b/>
              <w:bCs/>
            </w:rPr>
          </w:rPrChange>
        </w:rPr>
      </w:pPr>
      <w:r w:rsidRPr="00197C28">
        <w:rPr>
          <w:rFonts w:ascii="Times New Roman" w:hAnsi="Times New Roman" w:cs="Times New Roman"/>
          <w:b/>
          <w:bCs/>
          <w:rPrChange w:id="1153" w:author="Sudheer Gaddam" w:date="2019-08-03T13:54:00Z">
            <w:rPr>
              <w:b/>
              <w:bCs/>
            </w:rPr>
          </w:rPrChange>
        </w:rPr>
        <w:t>To delete a category:</w:t>
      </w:r>
    </w:p>
    <w:p w14:paraId="4EC7DB07" w14:textId="4DBBF038" w:rsidR="00F847B4" w:rsidRPr="00197C28" w:rsidRDefault="007E34AC" w:rsidP="002E51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rPrChange w:id="1154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55" w:author="Sudheer Gaddam" w:date="2019-08-03T13:54:00Z">
            <w:rPr/>
          </w:rPrChange>
        </w:rPr>
        <w:t xml:space="preserve">Select the category from the </w:t>
      </w:r>
      <w:r w:rsidRPr="00197C28">
        <w:rPr>
          <w:rFonts w:ascii="Times New Roman" w:hAnsi="Times New Roman" w:cs="Times New Roman"/>
          <w:b/>
          <w:bCs/>
          <w:rPrChange w:id="1156" w:author="Sudheer Gaddam" w:date="2019-08-03T13:54:00Z">
            <w:rPr>
              <w:b/>
              <w:bCs/>
            </w:rPr>
          </w:rPrChange>
        </w:rPr>
        <w:t>Category</w:t>
      </w:r>
      <w:r w:rsidRPr="00197C28">
        <w:rPr>
          <w:rFonts w:ascii="Times New Roman" w:hAnsi="Times New Roman" w:cs="Times New Roman"/>
          <w:rPrChange w:id="1157" w:author="Sudheer Gaddam" w:date="2019-08-03T13:54:00Z">
            <w:rPr/>
          </w:rPrChange>
        </w:rPr>
        <w:t xml:space="preserve"> drop-down list in the Help screen.</w:t>
      </w:r>
    </w:p>
    <w:p w14:paraId="3DFB6065" w14:textId="31CF31B0" w:rsidR="007E34AC" w:rsidRPr="00197C28" w:rsidRDefault="007E34AC" w:rsidP="002E51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rPrChange w:id="1158" w:author="Sudheer Gaddam" w:date="2019-08-03T13:54:00Z">
            <w:rPr/>
          </w:rPrChange>
        </w:rPr>
      </w:pPr>
      <w:r w:rsidRPr="00197C28">
        <w:rPr>
          <w:rFonts w:ascii="Times New Roman" w:hAnsi="Times New Roman" w:cs="Times New Roman"/>
          <w:rPrChange w:id="1159" w:author="Sudheer Gaddam" w:date="2019-08-03T13:54:00Z">
            <w:rPr/>
          </w:rPrChange>
        </w:rPr>
        <w:t xml:space="preserve">Click the Delete button </w:t>
      </w:r>
      <w:r w:rsidR="0049266B" w:rsidRPr="00197C28">
        <w:rPr>
          <w:rFonts w:ascii="Times New Roman" w:hAnsi="Times New Roman" w:cs="Times New Roman"/>
          <w:rPrChange w:id="1160" w:author="Sudheer Gaddam" w:date="2019-08-03T13:54:00Z">
            <w:rPr/>
          </w:rPrChange>
        </w:rPr>
        <w:t xml:space="preserve">below the </w:t>
      </w:r>
      <w:r w:rsidR="0049266B" w:rsidRPr="00197C28">
        <w:rPr>
          <w:rFonts w:ascii="Times New Roman" w:hAnsi="Times New Roman" w:cs="Times New Roman"/>
          <w:b/>
          <w:bCs/>
          <w:rPrChange w:id="1161" w:author="Sudheer Gaddam" w:date="2019-08-03T13:54:00Z">
            <w:rPr>
              <w:b/>
              <w:bCs/>
            </w:rPr>
          </w:rPrChange>
        </w:rPr>
        <w:t>Description</w:t>
      </w:r>
      <w:r w:rsidR="0049266B" w:rsidRPr="00197C28">
        <w:rPr>
          <w:rFonts w:ascii="Times New Roman" w:hAnsi="Times New Roman" w:cs="Times New Roman"/>
          <w:rPrChange w:id="1162" w:author="Sudheer Gaddam" w:date="2019-08-03T13:54:00Z">
            <w:rPr/>
          </w:rPrChange>
        </w:rPr>
        <w:t xml:space="preserve"> text box.</w:t>
      </w:r>
    </w:p>
    <w:p w14:paraId="1C5C396D" w14:textId="18BB49E3" w:rsidR="00035596" w:rsidRPr="00197C28" w:rsidRDefault="00035596" w:rsidP="00035596">
      <w:pPr>
        <w:pStyle w:val="Heading1"/>
        <w:rPr>
          <w:rFonts w:cs="Times New Roman"/>
          <w:rPrChange w:id="1163" w:author="Sudheer Gaddam" w:date="2019-08-03T13:54:00Z">
            <w:rPr/>
          </w:rPrChange>
        </w:rPr>
      </w:pPr>
      <w:bookmarkStart w:id="1164" w:name="_Toc15747688"/>
      <w:r w:rsidRPr="00197C28">
        <w:rPr>
          <w:rFonts w:cs="Times New Roman"/>
          <w:rPrChange w:id="1165" w:author="Sudheer Gaddam" w:date="2019-08-03T13:54:00Z">
            <w:rPr/>
          </w:rPrChange>
        </w:rPr>
        <w:t>User Management:</w:t>
      </w:r>
      <w:r w:rsidR="00BE47F3" w:rsidRPr="00197C28">
        <w:rPr>
          <w:rFonts w:cs="Times New Roman"/>
          <w:rPrChange w:id="1166" w:author="Sudheer Gaddam" w:date="2019-08-03T13:54:00Z">
            <w:rPr/>
          </w:rPrChange>
        </w:rPr>
        <w:t xml:space="preserve"> (Future Implementation)</w:t>
      </w:r>
      <w:bookmarkEnd w:id="1164"/>
    </w:p>
    <w:p w14:paraId="1711AE66" w14:textId="77777777" w:rsidR="00035596" w:rsidRPr="00197C28" w:rsidRDefault="00035596" w:rsidP="00035596">
      <w:pPr>
        <w:rPr>
          <w:rFonts w:ascii="Times New Roman" w:hAnsi="Times New Roman" w:cs="Times New Roman"/>
          <w:rPrChange w:id="1167" w:author="Sudheer Gaddam" w:date="2019-08-03T13:54:00Z">
            <w:rPr/>
          </w:rPrChange>
        </w:rPr>
      </w:pPr>
    </w:p>
    <w:p w14:paraId="2E5FEA7D" w14:textId="70C4BD34" w:rsidR="00FD3018" w:rsidRPr="00AD0981" w:rsidDel="00FD3018" w:rsidRDefault="00FD3018" w:rsidP="00FD3018">
      <w:pPr>
        <w:pStyle w:val="Heading1"/>
        <w:rPr>
          <w:del w:id="1168" w:author="Sudheer Gaddam" w:date="2019-08-03T17:50:00Z"/>
          <w:moveTo w:id="1169" w:author="Sudheer Gaddam" w:date="2019-08-03T17:50:00Z"/>
          <w:rFonts w:cs="Times New Roman"/>
        </w:rPr>
      </w:pPr>
      <w:bookmarkStart w:id="1170" w:name="_Toc15747192"/>
      <w:bookmarkStart w:id="1171" w:name="_Toc15747308"/>
      <w:bookmarkStart w:id="1172" w:name="_Toc15747587"/>
      <w:bookmarkStart w:id="1173" w:name="_Toc15747689"/>
      <w:bookmarkEnd w:id="1170"/>
      <w:bookmarkEnd w:id="1171"/>
      <w:bookmarkEnd w:id="1172"/>
      <w:bookmarkEnd w:id="1173"/>
      <w:moveToRangeStart w:id="1174" w:author="Sudheer Gaddam" w:date="2019-08-03T17:50:00Z" w:name="move15747033"/>
    </w:p>
    <w:p w14:paraId="30B37CBA" w14:textId="77777777" w:rsidR="00FD3018" w:rsidRPr="00AD0981" w:rsidRDefault="00FD3018" w:rsidP="00FD3018">
      <w:pPr>
        <w:pStyle w:val="Heading1"/>
        <w:rPr>
          <w:moveTo w:id="1175" w:author="Sudheer Gaddam" w:date="2019-08-03T17:50:00Z"/>
          <w:rFonts w:cs="Times New Roman"/>
        </w:rPr>
      </w:pPr>
      <w:bookmarkStart w:id="1176" w:name="_Toc15747690"/>
      <w:moveTo w:id="1177" w:author="Sudheer Gaddam" w:date="2019-08-03T17:50:00Z">
        <w:r w:rsidRPr="00AD0981">
          <w:rPr>
            <w:rFonts w:cs="Times New Roman"/>
          </w:rPr>
          <w:t>Help</w:t>
        </w:r>
        <w:bookmarkEnd w:id="1176"/>
      </w:moveTo>
    </w:p>
    <w:moveToRangeEnd w:id="1174"/>
    <w:p w14:paraId="03CF2865" w14:textId="77777777" w:rsidR="00035596" w:rsidRPr="00197C28" w:rsidRDefault="00035596" w:rsidP="00035596">
      <w:pPr>
        <w:rPr>
          <w:rFonts w:ascii="Times New Roman" w:hAnsi="Times New Roman" w:cs="Times New Roman"/>
          <w:rPrChange w:id="1178" w:author="Sudheer Gaddam" w:date="2019-08-03T13:54:00Z">
            <w:rPr/>
          </w:rPrChange>
        </w:rPr>
      </w:pPr>
    </w:p>
    <w:p w14:paraId="1C0E5D32" w14:textId="469B5CFA" w:rsidR="00035596" w:rsidRPr="00197C28" w:rsidDel="00FD3018" w:rsidRDefault="00035596" w:rsidP="00035596">
      <w:pPr>
        <w:rPr>
          <w:del w:id="1179" w:author="Sudheer Gaddam" w:date="2019-08-03T17:50:00Z"/>
          <w:rFonts w:ascii="Times New Roman" w:hAnsi="Times New Roman" w:cs="Times New Roman"/>
          <w:rPrChange w:id="1180" w:author="Sudheer Gaddam" w:date="2019-08-03T13:54:00Z">
            <w:rPr>
              <w:del w:id="1181" w:author="Sudheer Gaddam" w:date="2019-08-03T17:50:00Z"/>
            </w:rPr>
          </w:rPrChange>
        </w:rPr>
      </w:pPr>
    </w:p>
    <w:p w14:paraId="160FF317" w14:textId="514AC666" w:rsidR="00035596" w:rsidRPr="00197C28" w:rsidDel="00FD3018" w:rsidRDefault="00035596" w:rsidP="00035596">
      <w:pPr>
        <w:rPr>
          <w:del w:id="1182" w:author="Sudheer Gaddam" w:date="2019-08-03T17:50:00Z"/>
          <w:rFonts w:ascii="Times New Roman" w:hAnsi="Times New Roman" w:cs="Times New Roman"/>
          <w:rPrChange w:id="1183" w:author="Sudheer Gaddam" w:date="2019-08-03T13:54:00Z">
            <w:rPr>
              <w:del w:id="1184" w:author="Sudheer Gaddam" w:date="2019-08-03T17:50:00Z"/>
            </w:rPr>
          </w:rPrChange>
        </w:rPr>
      </w:pPr>
    </w:p>
    <w:p w14:paraId="55A7BB24" w14:textId="3CAA2041" w:rsidR="00611E0D" w:rsidRPr="00197C28" w:rsidDel="00FD3018" w:rsidRDefault="00611E0D" w:rsidP="00E859D7">
      <w:pPr>
        <w:rPr>
          <w:del w:id="1185" w:author="Sudheer Gaddam" w:date="2019-08-03T17:50:00Z"/>
          <w:rFonts w:ascii="Times New Roman" w:hAnsi="Times New Roman" w:cs="Times New Roman"/>
          <w:rPrChange w:id="1186" w:author="Sudheer Gaddam" w:date="2019-08-03T13:54:00Z">
            <w:rPr>
              <w:del w:id="1187" w:author="Sudheer Gaddam" w:date="2019-08-03T17:50:00Z"/>
            </w:rPr>
          </w:rPrChange>
        </w:rPr>
      </w:pPr>
    </w:p>
    <w:p w14:paraId="326C4C07" w14:textId="65A43859" w:rsidR="0082056B" w:rsidRPr="00197C28" w:rsidDel="00FD3018" w:rsidRDefault="0082056B" w:rsidP="00E859D7">
      <w:pPr>
        <w:rPr>
          <w:del w:id="1188" w:author="Sudheer Gaddam" w:date="2019-08-03T17:50:00Z"/>
          <w:rFonts w:ascii="Times New Roman" w:hAnsi="Times New Roman" w:cs="Times New Roman"/>
          <w:rPrChange w:id="1189" w:author="Sudheer Gaddam" w:date="2019-08-03T13:54:00Z">
            <w:rPr>
              <w:del w:id="1190" w:author="Sudheer Gaddam" w:date="2019-08-03T17:50:00Z"/>
            </w:rPr>
          </w:rPrChange>
        </w:rPr>
      </w:pPr>
    </w:p>
    <w:p w14:paraId="75F3DB86" w14:textId="6812AD42" w:rsidR="00CF2780" w:rsidRPr="00197C28" w:rsidDel="00FD3018" w:rsidRDefault="00CF2780" w:rsidP="00E859D7">
      <w:pPr>
        <w:rPr>
          <w:del w:id="1191" w:author="Sudheer Gaddam" w:date="2019-08-03T17:50:00Z"/>
          <w:rFonts w:ascii="Times New Roman" w:hAnsi="Times New Roman" w:cs="Times New Roman"/>
          <w:rPrChange w:id="1192" w:author="Sudheer Gaddam" w:date="2019-08-03T13:54:00Z">
            <w:rPr>
              <w:del w:id="1193" w:author="Sudheer Gaddam" w:date="2019-08-03T17:50:00Z"/>
            </w:rPr>
          </w:rPrChange>
        </w:rPr>
      </w:pPr>
    </w:p>
    <w:p w14:paraId="775BD3F4" w14:textId="2F8DB1A4" w:rsidR="00D878C3" w:rsidRPr="00197C28" w:rsidDel="00FD3018" w:rsidRDefault="00D878C3" w:rsidP="00137942">
      <w:pPr>
        <w:rPr>
          <w:del w:id="1194" w:author="Sudheer Gaddam" w:date="2019-08-03T17:50:00Z"/>
          <w:rFonts w:ascii="Times New Roman" w:hAnsi="Times New Roman" w:cs="Times New Roman"/>
          <w:rPrChange w:id="1195" w:author="Sudheer Gaddam" w:date="2019-08-03T13:54:00Z">
            <w:rPr>
              <w:del w:id="1196" w:author="Sudheer Gaddam" w:date="2019-08-03T17:50:00Z"/>
            </w:rPr>
          </w:rPrChange>
        </w:rPr>
      </w:pPr>
    </w:p>
    <w:p w14:paraId="5EF8F639" w14:textId="69E4B34C" w:rsidR="00D10D5B" w:rsidRPr="00197C28" w:rsidDel="00FD3018" w:rsidRDefault="00D10D5B" w:rsidP="00137942">
      <w:pPr>
        <w:rPr>
          <w:del w:id="1197" w:author="Sudheer Gaddam" w:date="2019-08-03T17:50:00Z"/>
          <w:rFonts w:ascii="Times New Roman" w:hAnsi="Times New Roman" w:cs="Times New Roman"/>
          <w:rPrChange w:id="1198" w:author="Sudheer Gaddam" w:date="2019-08-03T13:54:00Z">
            <w:rPr>
              <w:del w:id="1199" w:author="Sudheer Gaddam" w:date="2019-08-03T17:50:00Z"/>
            </w:rPr>
          </w:rPrChange>
        </w:rPr>
      </w:pPr>
    </w:p>
    <w:p w14:paraId="482828B1" w14:textId="77777777" w:rsidR="00D10D5B" w:rsidRPr="00197C28" w:rsidRDefault="00D10D5B" w:rsidP="00137942">
      <w:pPr>
        <w:rPr>
          <w:rFonts w:ascii="Times New Roman" w:hAnsi="Times New Roman" w:cs="Times New Roman"/>
          <w:rPrChange w:id="1200" w:author="Sudheer Gaddam" w:date="2019-08-03T13:54:00Z">
            <w:rPr/>
          </w:rPrChange>
        </w:rPr>
      </w:pPr>
    </w:p>
    <w:sectPr w:rsidR="00D10D5B" w:rsidRPr="00197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56361"/>
    <w:multiLevelType w:val="hybridMultilevel"/>
    <w:tmpl w:val="9C1E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B83D03"/>
    <w:multiLevelType w:val="hybridMultilevel"/>
    <w:tmpl w:val="BDA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2008F"/>
    <w:multiLevelType w:val="hybridMultilevel"/>
    <w:tmpl w:val="16260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FE5F76"/>
    <w:multiLevelType w:val="hybridMultilevel"/>
    <w:tmpl w:val="03BA6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F41"/>
    <w:multiLevelType w:val="hybridMultilevel"/>
    <w:tmpl w:val="CF406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3B4240"/>
    <w:multiLevelType w:val="hybridMultilevel"/>
    <w:tmpl w:val="AD16B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A63B8C"/>
    <w:multiLevelType w:val="hybridMultilevel"/>
    <w:tmpl w:val="680AB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0E5024"/>
    <w:multiLevelType w:val="hybridMultilevel"/>
    <w:tmpl w:val="69101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DEE6B04"/>
    <w:multiLevelType w:val="hybridMultilevel"/>
    <w:tmpl w:val="A5A2B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056E12"/>
    <w:multiLevelType w:val="hybridMultilevel"/>
    <w:tmpl w:val="14EE7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8B0FEB"/>
    <w:multiLevelType w:val="hybridMultilevel"/>
    <w:tmpl w:val="DC16E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790A05"/>
    <w:multiLevelType w:val="hybridMultilevel"/>
    <w:tmpl w:val="A70E7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4B262B"/>
    <w:multiLevelType w:val="hybridMultilevel"/>
    <w:tmpl w:val="0F4E9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4B43E4"/>
    <w:multiLevelType w:val="hybridMultilevel"/>
    <w:tmpl w:val="3CC6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247496"/>
    <w:multiLevelType w:val="hybridMultilevel"/>
    <w:tmpl w:val="C422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D53609"/>
    <w:multiLevelType w:val="hybridMultilevel"/>
    <w:tmpl w:val="70E0D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571EA2"/>
    <w:multiLevelType w:val="hybridMultilevel"/>
    <w:tmpl w:val="6B80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E70081"/>
    <w:multiLevelType w:val="hybridMultilevel"/>
    <w:tmpl w:val="16BA3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E7254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12"/>
  </w:num>
  <w:num w:numId="3">
    <w:abstractNumId w:val="4"/>
  </w:num>
  <w:num w:numId="4">
    <w:abstractNumId w:val="8"/>
  </w:num>
  <w:num w:numId="5">
    <w:abstractNumId w:val="11"/>
  </w:num>
  <w:num w:numId="6">
    <w:abstractNumId w:val="2"/>
  </w:num>
  <w:num w:numId="7">
    <w:abstractNumId w:val="3"/>
  </w:num>
  <w:num w:numId="8">
    <w:abstractNumId w:val="0"/>
  </w:num>
  <w:num w:numId="9">
    <w:abstractNumId w:val="16"/>
  </w:num>
  <w:num w:numId="10">
    <w:abstractNumId w:val="5"/>
  </w:num>
  <w:num w:numId="11">
    <w:abstractNumId w:val="14"/>
  </w:num>
  <w:num w:numId="12">
    <w:abstractNumId w:val="9"/>
  </w:num>
  <w:num w:numId="13">
    <w:abstractNumId w:val="1"/>
  </w:num>
  <w:num w:numId="14">
    <w:abstractNumId w:val="17"/>
  </w:num>
  <w:num w:numId="15">
    <w:abstractNumId w:val="13"/>
  </w:num>
  <w:num w:numId="16">
    <w:abstractNumId w:val="7"/>
  </w:num>
  <w:num w:numId="17">
    <w:abstractNumId w:val="10"/>
  </w:num>
  <w:num w:numId="18">
    <w:abstractNumId w:val="15"/>
  </w:num>
  <w:num w:numId="19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udheer Gaddam">
    <w15:presenceInfo w15:providerId="None" w15:userId="Sudheer Gadd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003"/>
    <w:rsid w:val="00035596"/>
    <w:rsid w:val="00043F7E"/>
    <w:rsid w:val="000527BB"/>
    <w:rsid w:val="000546F5"/>
    <w:rsid w:val="00057585"/>
    <w:rsid w:val="000727AD"/>
    <w:rsid w:val="00076FC0"/>
    <w:rsid w:val="000829EA"/>
    <w:rsid w:val="000857FA"/>
    <w:rsid w:val="000A0C61"/>
    <w:rsid w:val="000A3CE4"/>
    <w:rsid w:val="000A6A8A"/>
    <w:rsid w:val="000B0268"/>
    <w:rsid w:val="000B6938"/>
    <w:rsid w:val="000C778A"/>
    <w:rsid w:val="000D3CBF"/>
    <w:rsid w:val="000E5E97"/>
    <w:rsid w:val="000F6BC3"/>
    <w:rsid w:val="00137942"/>
    <w:rsid w:val="00155364"/>
    <w:rsid w:val="00170AEA"/>
    <w:rsid w:val="00170E37"/>
    <w:rsid w:val="00174F7A"/>
    <w:rsid w:val="00183675"/>
    <w:rsid w:val="00197C28"/>
    <w:rsid w:val="001A07A4"/>
    <w:rsid w:val="001A1DC2"/>
    <w:rsid w:val="001A5495"/>
    <w:rsid w:val="001B42AA"/>
    <w:rsid w:val="001B5DD2"/>
    <w:rsid w:val="001C038C"/>
    <w:rsid w:val="001C6CCD"/>
    <w:rsid w:val="001D0D42"/>
    <w:rsid w:val="001D311B"/>
    <w:rsid w:val="001D6DF4"/>
    <w:rsid w:val="001E1D12"/>
    <w:rsid w:val="001F5ADE"/>
    <w:rsid w:val="00215019"/>
    <w:rsid w:val="002170E7"/>
    <w:rsid w:val="0022441A"/>
    <w:rsid w:val="00226737"/>
    <w:rsid w:val="00233623"/>
    <w:rsid w:val="00244AC1"/>
    <w:rsid w:val="0025255D"/>
    <w:rsid w:val="00254544"/>
    <w:rsid w:val="00254F32"/>
    <w:rsid w:val="00270876"/>
    <w:rsid w:val="002709DD"/>
    <w:rsid w:val="00275C1E"/>
    <w:rsid w:val="00284945"/>
    <w:rsid w:val="00291A4C"/>
    <w:rsid w:val="002A7962"/>
    <w:rsid w:val="002C022C"/>
    <w:rsid w:val="002C05C8"/>
    <w:rsid w:val="002C715A"/>
    <w:rsid w:val="002C73C7"/>
    <w:rsid w:val="002D0410"/>
    <w:rsid w:val="002D4B5F"/>
    <w:rsid w:val="002E4584"/>
    <w:rsid w:val="002E51D6"/>
    <w:rsid w:val="002E5E7D"/>
    <w:rsid w:val="00300D21"/>
    <w:rsid w:val="00301252"/>
    <w:rsid w:val="0030219D"/>
    <w:rsid w:val="003074BF"/>
    <w:rsid w:val="0031725B"/>
    <w:rsid w:val="003517E3"/>
    <w:rsid w:val="00354C7B"/>
    <w:rsid w:val="003631D8"/>
    <w:rsid w:val="00384003"/>
    <w:rsid w:val="00394E31"/>
    <w:rsid w:val="003B20B3"/>
    <w:rsid w:val="003C1B9A"/>
    <w:rsid w:val="003C2DDF"/>
    <w:rsid w:val="003D0A9E"/>
    <w:rsid w:val="003D69DF"/>
    <w:rsid w:val="003D70A8"/>
    <w:rsid w:val="003D763C"/>
    <w:rsid w:val="00401263"/>
    <w:rsid w:val="004012AD"/>
    <w:rsid w:val="004020F2"/>
    <w:rsid w:val="00405C01"/>
    <w:rsid w:val="00407AEE"/>
    <w:rsid w:val="00413630"/>
    <w:rsid w:val="00417185"/>
    <w:rsid w:val="00433124"/>
    <w:rsid w:val="004434E3"/>
    <w:rsid w:val="00451004"/>
    <w:rsid w:val="004600F0"/>
    <w:rsid w:val="00473F1D"/>
    <w:rsid w:val="004749F7"/>
    <w:rsid w:val="004801B1"/>
    <w:rsid w:val="0049266B"/>
    <w:rsid w:val="004935E3"/>
    <w:rsid w:val="004953DF"/>
    <w:rsid w:val="004B3C92"/>
    <w:rsid w:val="004D038F"/>
    <w:rsid w:val="004E7B1C"/>
    <w:rsid w:val="004F2732"/>
    <w:rsid w:val="004F43AC"/>
    <w:rsid w:val="005056ED"/>
    <w:rsid w:val="005139BA"/>
    <w:rsid w:val="00523041"/>
    <w:rsid w:val="00526DCC"/>
    <w:rsid w:val="00545FDE"/>
    <w:rsid w:val="00550636"/>
    <w:rsid w:val="005518F1"/>
    <w:rsid w:val="00560D2C"/>
    <w:rsid w:val="00592947"/>
    <w:rsid w:val="005A5390"/>
    <w:rsid w:val="005B4CDB"/>
    <w:rsid w:val="005B6106"/>
    <w:rsid w:val="005C089E"/>
    <w:rsid w:val="005D38DF"/>
    <w:rsid w:val="005D6F52"/>
    <w:rsid w:val="00602DA5"/>
    <w:rsid w:val="006063B7"/>
    <w:rsid w:val="00611E0D"/>
    <w:rsid w:val="00615147"/>
    <w:rsid w:val="006309D1"/>
    <w:rsid w:val="006330D9"/>
    <w:rsid w:val="00640052"/>
    <w:rsid w:val="006424D7"/>
    <w:rsid w:val="00657D49"/>
    <w:rsid w:val="00663F7A"/>
    <w:rsid w:val="00664B63"/>
    <w:rsid w:val="00682E68"/>
    <w:rsid w:val="006B5B5A"/>
    <w:rsid w:val="006C3065"/>
    <w:rsid w:val="006C68ED"/>
    <w:rsid w:val="006E10D6"/>
    <w:rsid w:val="006E25A5"/>
    <w:rsid w:val="00701D59"/>
    <w:rsid w:val="00714364"/>
    <w:rsid w:val="0073660B"/>
    <w:rsid w:val="00740025"/>
    <w:rsid w:val="007403D1"/>
    <w:rsid w:val="0079202F"/>
    <w:rsid w:val="007954AD"/>
    <w:rsid w:val="00796C3B"/>
    <w:rsid w:val="007A11A3"/>
    <w:rsid w:val="007A23CD"/>
    <w:rsid w:val="007B6130"/>
    <w:rsid w:val="007C3168"/>
    <w:rsid w:val="007C38F2"/>
    <w:rsid w:val="007C55D4"/>
    <w:rsid w:val="007C5CF4"/>
    <w:rsid w:val="007D1DE3"/>
    <w:rsid w:val="007E28C2"/>
    <w:rsid w:val="007E34AC"/>
    <w:rsid w:val="00803EA2"/>
    <w:rsid w:val="0082056B"/>
    <w:rsid w:val="00822B5A"/>
    <w:rsid w:val="00825D97"/>
    <w:rsid w:val="00845757"/>
    <w:rsid w:val="0085055C"/>
    <w:rsid w:val="00851109"/>
    <w:rsid w:val="00851E80"/>
    <w:rsid w:val="00866613"/>
    <w:rsid w:val="00867AE9"/>
    <w:rsid w:val="00872859"/>
    <w:rsid w:val="008770A5"/>
    <w:rsid w:val="0088161A"/>
    <w:rsid w:val="00893BBE"/>
    <w:rsid w:val="008A1BC7"/>
    <w:rsid w:val="008A2D80"/>
    <w:rsid w:val="008A713C"/>
    <w:rsid w:val="008B35DA"/>
    <w:rsid w:val="008C0939"/>
    <w:rsid w:val="008D4B19"/>
    <w:rsid w:val="008D7E61"/>
    <w:rsid w:val="008F5F6D"/>
    <w:rsid w:val="00913608"/>
    <w:rsid w:val="00920FC0"/>
    <w:rsid w:val="0093125A"/>
    <w:rsid w:val="00940881"/>
    <w:rsid w:val="00946FFC"/>
    <w:rsid w:val="009601C1"/>
    <w:rsid w:val="00962981"/>
    <w:rsid w:val="00962C35"/>
    <w:rsid w:val="00963590"/>
    <w:rsid w:val="00975295"/>
    <w:rsid w:val="00980241"/>
    <w:rsid w:val="00980D78"/>
    <w:rsid w:val="00983A69"/>
    <w:rsid w:val="00985D76"/>
    <w:rsid w:val="00992D5E"/>
    <w:rsid w:val="0099426F"/>
    <w:rsid w:val="0099697B"/>
    <w:rsid w:val="00996CE0"/>
    <w:rsid w:val="009A257B"/>
    <w:rsid w:val="009B1AF1"/>
    <w:rsid w:val="009C260F"/>
    <w:rsid w:val="009D43F6"/>
    <w:rsid w:val="009E3ADE"/>
    <w:rsid w:val="009E3D78"/>
    <w:rsid w:val="009E6DF6"/>
    <w:rsid w:val="009F0549"/>
    <w:rsid w:val="009F1D25"/>
    <w:rsid w:val="00A122C7"/>
    <w:rsid w:val="00A148C5"/>
    <w:rsid w:val="00A2167E"/>
    <w:rsid w:val="00A358B6"/>
    <w:rsid w:val="00A4042E"/>
    <w:rsid w:val="00A635AF"/>
    <w:rsid w:val="00A71EA4"/>
    <w:rsid w:val="00A92DF5"/>
    <w:rsid w:val="00A95D62"/>
    <w:rsid w:val="00AA642A"/>
    <w:rsid w:val="00AB0D4C"/>
    <w:rsid w:val="00AB3B70"/>
    <w:rsid w:val="00AB4913"/>
    <w:rsid w:val="00AB7476"/>
    <w:rsid w:val="00AE289A"/>
    <w:rsid w:val="00AF206E"/>
    <w:rsid w:val="00AF7D41"/>
    <w:rsid w:val="00B00968"/>
    <w:rsid w:val="00B01BD2"/>
    <w:rsid w:val="00B06FD8"/>
    <w:rsid w:val="00B13FDF"/>
    <w:rsid w:val="00B32A95"/>
    <w:rsid w:val="00B36F18"/>
    <w:rsid w:val="00B375BE"/>
    <w:rsid w:val="00B45A9E"/>
    <w:rsid w:val="00B4655A"/>
    <w:rsid w:val="00B56B76"/>
    <w:rsid w:val="00B56CF5"/>
    <w:rsid w:val="00B622B8"/>
    <w:rsid w:val="00B638DD"/>
    <w:rsid w:val="00B74A49"/>
    <w:rsid w:val="00B75505"/>
    <w:rsid w:val="00B870F6"/>
    <w:rsid w:val="00BA4F02"/>
    <w:rsid w:val="00BB1EB6"/>
    <w:rsid w:val="00BC14A8"/>
    <w:rsid w:val="00BC5324"/>
    <w:rsid w:val="00BC6173"/>
    <w:rsid w:val="00BE47F3"/>
    <w:rsid w:val="00BE4930"/>
    <w:rsid w:val="00BF4F36"/>
    <w:rsid w:val="00C02C17"/>
    <w:rsid w:val="00C0551E"/>
    <w:rsid w:val="00C23392"/>
    <w:rsid w:val="00C234CE"/>
    <w:rsid w:val="00C24DB9"/>
    <w:rsid w:val="00C27D98"/>
    <w:rsid w:val="00C33893"/>
    <w:rsid w:val="00C40783"/>
    <w:rsid w:val="00C43814"/>
    <w:rsid w:val="00C462B9"/>
    <w:rsid w:val="00C67177"/>
    <w:rsid w:val="00C877D4"/>
    <w:rsid w:val="00CA368D"/>
    <w:rsid w:val="00CA4E71"/>
    <w:rsid w:val="00CD68F4"/>
    <w:rsid w:val="00CF2780"/>
    <w:rsid w:val="00CF3017"/>
    <w:rsid w:val="00D02161"/>
    <w:rsid w:val="00D023E2"/>
    <w:rsid w:val="00D10D5B"/>
    <w:rsid w:val="00D14D94"/>
    <w:rsid w:val="00D3350A"/>
    <w:rsid w:val="00D44CFB"/>
    <w:rsid w:val="00D470A1"/>
    <w:rsid w:val="00D5424C"/>
    <w:rsid w:val="00D64236"/>
    <w:rsid w:val="00D776D3"/>
    <w:rsid w:val="00D822E1"/>
    <w:rsid w:val="00D825E9"/>
    <w:rsid w:val="00D8666C"/>
    <w:rsid w:val="00D878C3"/>
    <w:rsid w:val="00DA0843"/>
    <w:rsid w:val="00DA25A1"/>
    <w:rsid w:val="00DB07EF"/>
    <w:rsid w:val="00DB217E"/>
    <w:rsid w:val="00DC6CA2"/>
    <w:rsid w:val="00DD66F9"/>
    <w:rsid w:val="00DE01F5"/>
    <w:rsid w:val="00DE322F"/>
    <w:rsid w:val="00DE3561"/>
    <w:rsid w:val="00DF3B0B"/>
    <w:rsid w:val="00E04866"/>
    <w:rsid w:val="00E07698"/>
    <w:rsid w:val="00E07AAD"/>
    <w:rsid w:val="00E1200A"/>
    <w:rsid w:val="00E1656C"/>
    <w:rsid w:val="00E168F5"/>
    <w:rsid w:val="00E16BEA"/>
    <w:rsid w:val="00E33A6F"/>
    <w:rsid w:val="00E44D70"/>
    <w:rsid w:val="00E52F7C"/>
    <w:rsid w:val="00E531C8"/>
    <w:rsid w:val="00E54F9D"/>
    <w:rsid w:val="00E67C4E"/>
    <w:rsid w:val="00E8289B"/>
    <w:rsid w:val="00E859D7"/>
    <w:rsid w:val="00E966C0"/>
    <w:rsid w:val="00E97704"/>
    <w:rsid w:val="00EA543F"/>
    <w:rsid w:val="00EC0B6F"/>
    <w:rsid w:val="00EC1DEB"/>
    <w:rsid w:val="00EC4527"/>
    <w:rsid w:val="00EC54B3"/>
    <w:rsid w:val="00EC57FB"/>
    <w:rsid w:val="00ED6D88"/>
    <w:rsid w:val="00EE2AB7"/>
    <w:rsid w:val="00EE6F0A"/>
    <w:rsid w:val="00EF3C4A"/>
    <w:rsid w:val="00EF6B7E"/>
    <w:rsid w:val="00F021F6"/>
    <w:rsid w:val="00F31274"/>
    <w:rsid w:val="00F3150A"/>
    <w:rsid w:val="00F43AC4"/>
    <w:rsid w:val="00F456B5"/>
    <w:rsid w:val="00F64F7F"/>
    <w:rsid w:val="00F76A79"/>
    <w:rsid w:val="00F8031D"/>
    <w:rsid w:val="00F827EC"/>
    <w:rsid w:val="00F847B4"/>
    <w:rsid w:val="00F9050C"/>
    <w:rsid w:val="00FA26B7"/>
    <w:rsid w:val="00FC507A"/>
    <w:rsid w:val="00FC7E7F"/>
    <w:rsid w:val="00FD3018"/>
    <w:rsid w:val="00FD72F5"/>
    <w:rsid w:val="00FD7CE0"/>
    <w:rsid w:val="00FE1B86"/>
    <w:rsid w:val="00FF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408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1F5"/>
  </w:style>
  <w:style w:type="paragraph" w:styleId="Heading1">
    <w:name w:val="heading 1"/>
    <w:basedOn w:val="Normal"/>
    <w:next w:val="Normal"/>
    <w:link w:val="Heading1Char"/>
    <w:uiPriority w:val="9"/>
    <w:qFormat/>
    <w:rsid w:val="000B0268"/>
    <w:pPr>
      <w:keepNext/>
      <w:keepLines/>
      <w:numPr>
        <w:numId w:val="19"/>
      </w:numPr>
      <w:spacing w:before="120" w:after="240"/>
      <w:outlineLvl w:val="0"/>
      <w:pPrChange w:id="0" w:author="Sudheer Gaddam" w:date="2019-08-03T17:25:00Z">
        <w:pPr>
          <w:keepNext/>
          <w:keepLines/>
          <w:numPr>
            <w:numId w:val="19"/>
          </w:numPr>
          <w:spacing w:before="240" w:line="259" w:lineRule="auto"/>
          <w:ind w:left="432" w:hanging="432"/>
          <w:outlineLvl w:val="0"/>
        </w:pPr>
      </w:pPrChange>
    </w:pPr>
    <w:rPr>
      <w:rFonts w:ascii="Times New Roman" w:eastAsiaTheme="majorEastAsia" w:hAnsi="Times New Roman" w:cstheme="majorBidi"/>
      <w:sz w:val="32"/>
      <w:szCs w:val="32"/>
      <w:rPrChange w:id="0" w:author="Sudheer Gaddam" w:date="2019-08-03T17:25:00Z">
        <w:rPr>
          <w:rFonts w:eastAsiaTheme="majorEastAsia" w:cstheme="majorBidi"/>
          <w:sz w:val="32"/>
          <w:szCs w:val="32"/>
          <w:lang w:val="en-US" w:eastAsia="en-US" w:bidi="ar-SA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268"/>
    <w:pPr>
      <w:keepNext/>
      <w:keepLines/>
      <w:numPr>
        <w:ilvl w:val="1"/>
        <w:numId w:val="19"/>
      </w:numPr>
      <w:spacing w:before="120" w:after="120"/>
      <w:outlineLvl w:val="1"/>
      <w:pPrChange w:id="1" w:author="Sudheer Gaddam" w:date="2019-08-03T17:26:00Z">
        <w:pPr>
          <w:keepNext/>
          <w:keepLines/>
          <w:numPr>
            <w:ilvl w:val="1"/>
            <w:numId w:val="19"/>
          </w:numPr>
          <w:spacing w:before="40" w:line="259" w:lineRule="auto"/>
          <w:ind w:left="576" w:hanging="576"/>
          <w:outlineLvl w:val="1"/>
        </w:pPr>
      </w:pPrChange>
    </w:pPr>
    <w:rPr>
      <w:rFonts w:ascii="Times New Roman" w:eastAsiaTheme="majorEastAsia" w:hAnsi="Times New Roman" w:cstheme="majorBidi"/>
      <w:sz w:val="28"/>
      <w:szCs w:val="26"/>
      <w:rPrChange w:id="1" w:author="Sudheer Gaddam" w:date="2019-08-03T17:26:00Z">
        <w:rPr>
          <w:rFonts w:eastAsiaTheme="majorEastAsia" w:cstheme="majorBidi"/>
          <w:sz w:val="28"/>
          <w:szCs w:val="26"/>
          <w:lang w:val="en-US" w:eastAsia="en-US" w:bidi="ar-SA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268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268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268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268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268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268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268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9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0268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0268"/>
    <w:rPr>
      <w:rFonts w:ascii="Times New Roman" w:eastAsiaTheme="majorEastAsia" w:hAnsi="Times New Roman" w:cstheme="majorBidi"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2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2B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B61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61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61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61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6106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97C2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97C2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97C28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7C2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97C28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7C2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7C2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7C2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7C2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7C2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7C28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2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26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2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2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2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2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2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1F5"/>
  </w:style>
  <w:style w:type="paragraph" w:styleId="Heading1">
    <w:name w:val="heading 1"/>
    <w:basedOn w:val="Normal"/>
    <w:next w:val="Normal"/>
    <w:link w:val="Heading1Char"/>
    <w:uiPriority w:val="9"/>
    <w:qFormat/>
    <w:rsid w:val="000B0268"/>
    <w:pPr>
      <w:keepNext/>
      <w:keepLines/>
      <w:numPr>
        <w:numId w:val="19"/>
      </w:numPr>
      <w:spacing w:before="120" w:after="240"/>
      <w:outlineLvl w:val="0"/>
      <w:pPrChange w:id="2" w:author="Sudheer Gaddam" w:date="2019-08-03T17:25:00Z">
        <w:pPr>
          <w:keepNext/>
          <w:keepLines/>
          <w:numPr>
            <w:numId w:val="19"/>
          </w:numPr>
          <w:spacing w:before="240" w:line="259" w:lineRule="auto"/>
          <w:ind w:left="432" w:hanging="432"/>
          <w:outlineLvl w:val="0"/>
        </w:pPr>
      </w:pPrChange>
    </w:pPr>
    <w:rPr>
      <w:rFonts w:ascii="Times New Roman" w:eastAsiaTheme="majorEastAsia" w:hAnsi="Times New Roman" w:cstheme="majorBidi"/>
      <w:sz w:val="32"/>
      <w:szCs w:val="32"/>
      <w:rPrChange w:id="2" w:author="Sudheer Gaddam" w:date="2019-08-03T17:25:00Z">
        <w:rPr>
          <w:rFonts w:eastAsiaTheme="majorEastAsia" w:cstheme="majorBidi"/>
          <w:sz w:val="32"/>
          <w:szCs w:val="32"/>
          <w:lang w:val="en-US" w:eastAsia="en-US" w:bidi="ar-SA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268"/>
    <w:pPr>
      <w:keepNext/>
      <w:keepLines/>
      <w:numPr>
        <w:ilvl w:val="1"/>
        <w:numId w:val="19"/>
      </w:numPr>
      <w:spacing w:before="120" w:after="120"/>
      <w:outlineLvl w:val="1"/>
      <w:pPrChange w:id="3" w:author="Sudheer Gaddam" w:date="2019-08-03T17:26:00Z">
        <w:pPr>
          <w:keepNext/>
          <w:keepLines/>
          <w:numPr>
            <w:ilvl w:val="1"/>
            <w:numId w:val="19"/>
          </w:numPr>
          <w:spacing w:before="40" w:line="259" w:lineRule="auto"/>
          <w:ind w:left="576" w:hanging="576"/>
          <w:outlineLvl w:val="1"/>
        </w:pPr>
      </w:pPrChange>
    </w:pPr>
    <w:rPr>
      <w:rFonts w:ascii="Times New Roman" w:eastAsiaTheme="majorEastAsia" w:hAnsi="Times New Roman" w:cstheme="majorBidi"/>
      <w:sz w:val="28"/>
      <w:szCs w:val="26"/>
      <w:rPrChange w:id="3" w:author="Sudheer Gaddam" w:date="2019-08-03T17:26:00Z">
        <w:rPr>
          <w:rFonts w:eastAsiaTheme="majorEastAsia" w:cstheme="majorBidi"/>
          <w:sz w:val="28"/>
          <w:szCs w:val="26"/>
          <w:lang w:val="en-US" w:eastAsia="en-US" w:bidi="ar-SA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268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268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268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268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268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268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268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9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0268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0268"/>
    <w:rPr>
      <w:rFonts w:ascii="Times New Roman" w:eastAsiaTheme="majorEastAsia" w:hAnsi="Times New Roman" w:cstheme="majorBidi"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2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2B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B61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61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61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61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6106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97C2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97C2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97C28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7C2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97C28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7C2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7C2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7C2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7C2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7C2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7C28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2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26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2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2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2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2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2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11/relationships/people" Target="peop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ED0F8-21B9-4FC2-AE57-EA80CA88E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22</Pages>
  <Words>1894</Words>
  <Characters>10797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Sudheer Gaddam</cp:lastModifiedBy>
  <cp:revision>9</cp:revision>
  <dcterms:created xsi:type="dcterms:W3CDTF">2019-08-01T13:25:00Z</dcterms:created>
  <dcterms:modified xsi:type="dcterms:W3CDTF">2019-08-03T22:01:00Z</dcterms:modified>
</cp:coreProperties>
</file>